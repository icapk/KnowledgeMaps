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2C271">
      <w:pPr>
        <w:pStyle w:val="4"/>
        <w:bidi w:val="0"/>
        <w:rPr>
          <w:rFonts w:hint="eastAsia"/>
        </w:rPr>
      </w:pPr>
      <w:r>
        <w:rPr>
          <w:rFonts w:hint="eastAsia"/>
        </w:rPr>
        <w:t>投标函及附件</w:t>
      </w:r>
    </w:p>
    <w:p w14:paraId="3619F186">
      <w:pPr>
        <w:pStyle w:val="5"/>
        <w:bidi w:val="0"/>
        <w:rPr>
          <w:rFonts w:hint="eastAsia"/>
        </w:rPr>
      </w:pPr>
      <w:r>
        <w:rPr>
          <w:rFonts w:hint="eastAsia"/>
        </w:rPr>
        <w:t>投标函</w:t>
      </w:r>
    </w:p>
    <w:p w14:paraId="4A34E92B">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（明确投标报价、投标有效期、履约承诺等核心信息）​</w:t>
      </w:r>
    </w:p>
    <w:p w14:paraId="5E53A049">
      <w:pPr>
        <w:pStyle w:val="5"/>
        <w:bidi w:val="0"/>
        <w:rPr>
          <w:rFonts w:hint="eastAsia"/>
        </w:rPr>
      </w:pPr>
      <w:r>
        <w:rPr>
          <w:rFonts w:hint="eastAsia"/>
        </w:rPr>
        <w:t>法定代表人身份证明及授权委托书</w:t>
      </w:r>
    </w:p>
    <w:p w14:paraId="553DD193">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（含受托人身份证复印件）​</w:t>
      </w:r>
    </w:p>
    <w:p w14:paraId="3942C196">
      <w:pPr>
        <w:pStyle w:val="5"/>
        <w:bidi w:val="0"/>
        <w:rPr>
          <w:rFonts w:hint="eastAsia"/>
        </w:rPr>
      </w:pPr>
      <w:r>
        <w:rPr>
          <w:rFonts w:hint="eastAsia"/>
        </w:rPr>
        <w:t>投标保证金缴纳凭证</w:t>
      </w:r>
    </w:p>
    <w:p w14:paraId="1EFD6EAB">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（或免缴证明）​</w:t>
      </w:r>
    </w:p>
    <w:p w14:paraId="3D02503F">
      <w:pPr>
        <w:pStyle w:val="5"/>
        <w:bidi w:val="0"/>
        <w:rPr>
          <w:rFonts w:hint="eastAsia"/>
        </w:rPr>
      </w:pPr>
      <w:r>
        <w:rPr>
          <w:rFonts w:hint="eastAsia"/>
        </w:rPr>
        <w:t>投标承诺函</w:t>
      </w:r>
    </w:p>
    <w:p w14:paraId="61942611">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（涵盖无围标串标、资质真实、履约保障等）​</w:t>
      </w:r>
    </w:p>
    <w:p w14:paraId="63D1AAC9">
      <w:pPr>
        <w:pStyle w:val="4"/>
        <w:bidi w:val="0"/>
        <w:rPr>
          <w:rFonts w:hint="eastAsia"/>
        </w:rPr>
      </w:pPr>
      <w:r>
        <w:rPr>
          <w:rFonts w:hint="eastAsia"/>
        </w:rPr>
        <w:t>资格审查</w:t>
      </w:r>
    </w:p>
    <w:p w14:paraId="106C7293">
      <w:pPr>
        <w:pStyle w:val="5"/>
        <w:bidi w:val="0"/>
        <w:rPr>
          <w:rFonts w:hint="eastAsia"/>
        </w:rPr>
      </w:pPr>
      <w:r>
        <w:rPr>
          <w:rFonts w:hint="eastAsia"/>
        </w:rPr>
        <w:t>主体资格文件</w:t>
      </w:r>
    </w:p>
    <w:p w14:paraId="010013BE">
      <w:pPr>
        <w:pStyle w:val="6"/>
        <w:bidi w:val="0"/>
        <w:rPr>
          <w:rFonts w:hint="eastAsia"/>
        </w:rPr>
      </w:pPr>
      <w:r>
        <w:rPr>
          <w:rFonts w:hint="eastAsia"/>
        </w:rPr>
        <w:t>营业执照</w:t>
      </w:r>
    </w:p>
    <w:p w14:paraId="6214D782">
      <w:pPr>
        <w:pStyle w:val="6"/>
        <w:bidi w:val="0"/>
        <w:rPr>
          <w:rFonts w:hint="eastAsia"/>
        </w:rPr>
      </w:pPr>
      <w:r>
        <w:rPr>
          <w:rFonts w:hint="eastAsia"/>
        </w:rPr>
        <w:t>事业单位法人证书</w:t>
      </w:r>
    </w:p>
    <w:p w14:paraId="20B3F01C">
      <w:pPr>
        <w:pStyle w:val="5"/>
        <w:bidi w:val="0"/>
        <w:rPr>
          <w:rFonts w:hint="eastAsia"/>
        </w:rPr>
      </w:pPr>
      <w:r>
        <w:rPr>
          <w:rFonts w:hint="eastAsia"/>
        </w:rPr>
        <w:t>资质许可文件</w:t>
      </w:r>
    </w:p>
    <w:p w14:paraId="5C0E0512">
      <w:pPr>
        <w:pStyle w:val="6"/>
        <w:bidi w:val="0"/>
        <w:rPr>
          <w:rFonts w:hint="eastAsia"/>
        </w:rPr>
      </w:pPr>
      <w:r>
        <w:rPr>
          <w:rFonts w:hint="eastAsia"/>
        </w:rPr>
        <w:t>相关行业资质证书</w:t>
      </w:r>
    </w:p>
    <w:p w14:paraId="1AB232C8">
      <w:pPr>
        <w:pStyle w:val="5"/>
        <w:bidi w:val="0"/>
        <w:rPr>
          <w:rFonts w:hint="eastAsia"/>
        </w:rPr>
      </w:pPr>
      <w:r>
        <w:rPr>
          <w:rFonts w:hint="eastAsia"/>
        </w:rPr>
        <w:t>财务状况证明</w:t>
      </w:r>
    </w:p>
    <w:p w14:paraId="682D4537">
      <w:pPr>
        <w:pStyle w:val="6"/>
        <w:bidi w:val="0"/>
        <w:rPr>
          <w:rFonts w:hint="eastAsia"/>
        </w:rPr>
      </w:pPr>
      <w:r>
        <w:rPr>
          <w:rFonts w:hint="eastAsia"/>
        </w:rPr>
        <w:t>近3年财务报表</w:t>
      </w:r>
    </w:p>
    <w:p w14:paraId="1AB97408">
      <w:pPr>
        <w:pStyle w:val="6"/>
        <w:bidi w:val="0"/>
        <w:rPr>
          <w:rFonts w:hint="eastAsia"/>
        </w:rPr>
      </w:pPr>
      <w:r>
        <w:rPr>
          <w:rFonts w:hint="eastAsia"/>
        </w:rPr>
        <w:t>审计报告</w:t>
      </w:r>
    </w:p>
    <w:p w14:paraId="231E27FF">
      <w:pPr>
        <w:pStyle w:val="6"/>
        <w:bidi w:val="0"/>
        <w:rPr>
          <w:rFonts w:hint="eastAsia"/>
        </w:rPr>
      </w:pPr>
      <w:r>
        <w:rPr>
          <w:rFonts w:hint="eastAsia"/>
        </w:rPr>
        <w:t>银行资信证明​</w:t>
      </w:r>
    </w:p>
    <w:p w14:paraId="4AFB7B82">
      <w:pPr>
        <w:pStyle w:val="5"/>
        <w:bidi w:val="0"/>
        <w:rPr>
          <w:rFonts w:hint="eastAsia"/>
        </w:rPr>
      </w:pPr>
      <w:r>
        <w:rPr>
          <w:rFonts w:hint="eastAsia"/>
        </w:rPr>
        <w:t>业绩证明材料</w:t>
      </w:r>
    </w:p>
    <w:p w14:paraId="7D1E2323">
      <w:pPr>
        <w:pStyle w:val="6"/>
        <w:bidi w:val="0"/>
        <w:rPr>
          <w:rFonts w:hint="eastAsia"/>
        </w:rPr>
      </w:pPr>
      <w:r>
        <w:rPr>
          <w:rFonts w:hint="eastAsia"/>
        </w:rPr>
        <w:t>近3年类似项目合同</w:t>
      </w:r>
    </w:p>
    <w:p w14:paraId="77BF87D7">
      <w:pPr>
        <w:pStyle w:val="6"/>
        <w:bidi w:val="0"/>
        <w:rPr>
          <w:rFonts w:hint="eastAsia"/>
        </w:rPr>
      </w:pPr>
      <w:r>
        <w:rPr>
          <w:rFonts w:hint="eastAsia"/>
        </w:rPr>
        <w:t>中标通知书</w:t>
      </w:r>
    </w:p>
    <w:p w14:paraId="40A984EA">
      <w:pPr>
        <w:pStyle w:val="6"/>
        <w:bidi w:val="0"/>
        <w:rPr>
          <w:rFonts w:hint="eastAsia"/>
        </w:rPr>
      </w:pPr>
      <w:r>
        <w:rPr>
          <w:rFonts w:hint="eastAsia"/>
        </w:rPr>
        <w:t>验收报告​</w:t>
      </w:r>
    </w:p>
    <w:p w14:paraId="63C55733">
      <w:pPr>
        <w:pStyle w:val="5"/>
        <w:bidi w:val="0"/>
        <w:rPr>
          <w:rFonts w:hint="eastAsia"/>
        </w:rPr>
      </w:pPr>
      <w:r>
        <w:rPr>
          <w:rFonts w:hint="eastAsia"/>
        </w:rPr>
        <w:t>人员配置证明</w:t>
      </w:r>
    </w:p>
    <w:p w14:paraId="4F05021A">
      <w:pPr>
        <w:pStyle w:val="6"/>
        <w:bidi w:val="0"/>
        <w:rPr>
          <w:rFonts w:hint="eastAsia"/>
        </w:rPr>
      </w:pPr>
      <w:r>
        <w:rPr>
          <w:rFonts w:hint="eastAsia"/>
        </w:rPr>
        <w:t>项目负责人/核心人员简历</w:t>
      </w:r>
    </w:p>
    <w:p w14:paraId="58E0FF9F">
      <w:pPr>
        <w:pStyle w:val="6"/>
        <w:bidi w:val="0"/>
        <w:rPr>
          <w:rFonts w:hint="eastAsia"/>
        </w:rPr>
      </w:pPr>
      <w:r>
        <w:rPr>
          <w:rFonts w:hint="eastAsia"/>
        </w:rPr>
        <w:t>资质证书</w:t>
      </w:r>
    </w:p>
    <w:p w14:paraId="0BF02FD4">
      <w:pPr>
        <w:pStyle w:val="6"/>
        <w:bidi w:val="0"/>
        <w:rPr>
          <w:rFonts w:hint="eastAsia"/>
        </w:rPr>
      </w:pPr>
      <w:r>
        <w:rPr>
          <w:rFonts w:hint="eastAsia"/>
        </w:rPr>
        <w:t>社保证明</w:t>
      </w:r>
    </w:p>
    <w:p w14:paraId="074FE7BE">
      <w:pPr>
        <w:pStyle w:val="5"/>
        <w:bidi w:val="0"/>
        <w:rPr>
          <w:rFonts w:hint="eastAsia"/>
        </w:rPr>
      </w:pPr>
      <w:r>
        <w:rPr>
          <w:rFonts w:hint="eastAsia"/>
        </w:rPr>
        <w:t>合规证明文件</w:t>
      </w:r>
    </w:p>
    <w:p w14:paraId="7A30BFA8">
      <w:pPr>
        <w:pStyle w:val="6"/>
        <w:bidi w:val="0"/>
        <w:rPr>
          <w:rFonts w:hint="eastAsia"/>
        </w:rPr>
      </w:pPr>
      <w:r>
        <w:rPr>
          <w:rFonts w:hint="eastAsia"/>
        </w:rPr>
        <w:t>无重大违法记录声明</w:t>
      </w:r>
    </w:p>
    <w:p w14:paraId="48E1DB4F">
      <w:pPr>
        <w:pStyle w:val="6"/>
        <w:bidi w:val="0"/>
        <w:rPr>
          <w:rFonts w:hint="eastAsia"/>
        </w:rPr>
      </w:pPr>
      <w:r>
        <w:rPr>
          <w:rFonts w:hint="eastAsia"/>
        </w:rPr>
        <w:t>信用中国查询截图</w:t>
      </w:r>
    </w:p>
    <w:p w14:paraId="3F424E6D">
      <w:pPr>
        <w:pStyle w:val="6"/>
        <w:bidi w:val="0"/>
        <w:rPr>
          <w:rFonts w:hint="eastAsia"/>
        </w:rPr>
      </w:pPr>
      <w:r>
        <w:rPr>
          <w:rFonts w:hint="eastAsia"/>
        </w:rPr>
        <w:t>行贿犯罪档案查询结果​</w:t>
      </w:r>
    </w:p>
    <w:p w14:paraId="027D0B5F">
      <w:pPr>
        <w:pStyle w:val="4"/>
        <w:bidi w:val="0"/>
        <w:rPr>
          <w:rFonts w:hint="eastAsia"/>
        </w:rPr>
      </w:pPr>
      <w:r>
        <w:rPr>
          <w:rFonts w:hint="eastAsia"/>
        </w:rPr>
        <w:t>技术方案响应​</w:t>
      </w:r>
    </w:p>
    <w:p w14:paraId="32A91635">
      <w:pPr>
        <w:pStyle w:val="5"/>
        <w:bidi w:val="0"/>
        <w:rPr>
          <w:rFonts w:hint="eastAsia"/>
        </w:rPr>
      </w:pPr>
      <w:r>
        <w:rPr>
          <w:rFonts w:hint="eastAsia"/>
        </w:rPr>
        <w:t>项目理解与分析</w:t>
      </w:r>
    </w:p>
    <w:p w14:paraId="68E8AFD0">
      <w:pPr>
        <w:pStyle w:val="6"/>
        <w:bidi w:val="0"/>
        <w:rPr>
          <w:rFonts w:hint="default"/>
          <w:lang w:val="en-US" w:eastAsia="zh-CN"/>
        </w:rPr>
      </w:pPr>
      <w:r>
        <w:rPr>
          <w:rFonts w:hint="eastAsia"/>
        </w:rPr>
        <w:t>招标需求解读</w:t>
      </w:r>
      <w:r>
        <w:rPr>
          <w:rFonts w:hint="eastAsia"/>
          <w:lang w:eastAsia="zh-CN"/>
        </w:rPr>
        <w:t>【</w:t>
      </w:r>
      <w:r>
        <w:rPr>
          <w:rFonts w:hint="eastAsia"/>
          <w:lang w:val="en-US" w:eastAsia="zh-CN"/>
        </w:rPr>
        <w:t>补充-优先级低</w:t>
      </w:r>
      <w:r>
        <w:rPr>
          <w:rFonts w:hint="eastAsia"/>
          <w:lang w:eastAsia="zh-CN"/>
        </w:rPr>
        <w:t>】</w:t>
      </w:r>
    </w:p>
    <w:p w14:paraId="16171B4B">
      <w:pPr>
        <w:bidi w:val="0"/>
        <w:rPr>
          <w:rFonts w:hint="eastAsia" w:ascii="Songti SC Regular" w:hAnsi="Songti SC Regular" w:eastAsia="Songti SC Regular" w:cs="Songti SC Regular"/>
          <w:lang w:val="en-US" w:eastAsia="zh-CN"/>
        </w:rPr>
      </w:pPr>
    </w:p>
    <w:p w14:paraId="0D67E0C3">
      <w:pPr>
        <w:pStyle w:val="7"/>
        <w:bidi w:val="0"/>
        <w:rPr>
          <w:rFonts w:hint="default"/>
          <w:lang w:val="en-US" w:eastAsia="zh-CN"/>
        </w:rPr>
      </w:pPr>
      <w:r>
        <w:rPr>
          <w:rFonts w:hint="eastAsia" w:ascii="仿宋_GB2312" w:hAnsi="仿宋_GB2312" w:eastAsia="仿宋_GB2312" w:cs="仿宋_GB2312"/>
          <w:sz w:val="28"/>
          <w:szCs w:val="28"/>
        </w:rPr>
        <w:t>科技专家/人才知识推理构建服务及人员驻场服务</w:t>
      </w:r>
    </w:p>
    <w:p w14:paraId="11DD9F6C">
      <w:pPr>
        <w:pStyle w:val="8"/>
        <w:bidi w:val="0"/>
        <w:rPr>
          <w:rFonts w:hint="default"/>
          <w:lang w:val="en-US" w:eastAsia="zh-CN"/>
        </w:rPr>
      </w:pPr>
      <w:r>
        <w:rPr>
          <w:rFonts w:hint="eastAsia"/>
          <w:lang w:val="en-US" w:eastAsia="zh-CN"/>
        </w:rPr>
        <w:t>招标文件技术要求</w:t>
      </w:r>
    </w:p>
    <w:p w14:paraId="04F7874E">
      <w:pPr>
        <w:pStyle w:val="9"/>
        <w:bidi w:val="0"/>
        <w:rPr>
          <w:rFonts w:hint="default"/>
          <w:lang w:val="en-US" w:eastAsia="zh-CN"/>
        </w:rPr>
      </w:pPr>
      <w:r>
        <w:rPr>
          <w:rFonts w:hint="default"/>
          <w:lang w:val="en-US" w:eastAsia="zh-CN"/>
        </w:rPr>
        <w:t>科技专家/人才直接关系</w:t>
      </w:r>
    </w:p>
    <w:p w14:paraId="43C8C003">
      <w:pPr>
        <w:pStyle w:val="10"/>
        <w:bidi w:val="0"/>
        <w:outlineLvl w:val="6"/>
        <w:rPr>
          <w:rFonts w:hint="default"/>
          <w:lang w:val="en-US" w:eastAsia="zh-CN"/>
        </w:rPr>
      </w:pPr>
      <w:r>
        <w:rPr>
          <w:rFonts w:hint="default"/>
          <w:lang w:val="en-US" w:eastAsia="zh-CN"/>
        </w:rPr>
        <w:t>直接关系识别与构建</w:t>
      </w:r>
    </w:p>
    <w:p w14:paraId="26908FD0">
      <w:pPr>
        <w:rPr>
          <w:rFonts w:hint="default"/>
          <w:lang w:val="en-US" w:eastAsia="zh-CN"/>
        </w:rPr>
      </w:pPr>
      <w:r>
        <w:rPr>
          <w:rFonts w:hint="default"/>
          <w:lang w:val="en-US" w:eastAsia="zh-CN"/>
        </w:rPr>
        <w:t>需能基于海量论文与专利数据，提取共同作者、共同发明人等直接合作关系。需运用语义匹配与关系验证算法，从论文及专利数据中精准识别并构建专家间的直接关联。</w:t>
      </w:r>
    </w:p>
    <w:p w14:paraId="13CD16A5">
      <w:pPr>
        <w:pStyle w:val="10"/>
        <w:bidi w:val="0"/>
        <w:rPr>
          <w:rFonts w:hint="default"/>
          <w:lang w:val="en-US" w:eastAsia="zh-CN"/>
        </w:rPr>
      </w:pPr>
      <w:r>
        <w:rPr>
          <w:rFonts w:hint="default"/>
          <w:lang w:val="en-US" w:eastAsia="zh-CN"/>
        </w:rPr>
        <w:t>关系类型精准分类</w:t>
      </w:r>
    </w:p>
    <w:p w14:paraId="1436C242">
      <w:pPr>
        <w:rPr>
          <w:rFonts w:hint="default"/>
          <w:lang w:val="en-US" w:eastAsia="zh-CN"/>
        </w:rPr>
      </w:pPr>
      <w:r>
        <w:rPr>
          <w:rFonts w:hint="default"/>
          <w:lang w:val="en-US" w:eastAsia="zh-CN"/>
        </w:rPr>
        <w:t>需能对识别出的直接关系进行精准分类，分类类型至少应包括论文合作、专利合作、项目共同承担等。</w:t>
      </w:r>
    </w:p>
    <w:p w14:paraId="6671C723">
      <w:pPr>
        <w:pStyle w:val="10"/>
        <w:bidi w:val="0"/>
        <w:rPr>
          <w:rFonts w:hint="default"/>
          <w:lang w:val="en-US" w:eastAsia="zh-CN"/>
        </w:rPr>
      </w:pPr>
      <w:r>
        <w:rPr>
          <w:rFonts w:hint="default"/>
          <w:lang w:val="en-US" w:eastAsia="zh-CN"/>
        </w:rPr>
        <w:t>关系上下文信息记录</w:t>
      </w:r>
    </w:p>
    <w:p w14:paraId="028BC7A3">
      <w:pPr>
        <w:rPr>
          <w:rFonts w:hint="default"/>
          <w:lang w:val="en-US" w:eastAsia="zh-CN"/>
        </w:rPr>
      </w:pPr>
      <w:r>
        <w:rPr>
          <w:rFonts w:hint="default"/>
          <w:lang w:val="en-US" w:eastAsia="zh-CN"/>
        </w:rPr>
        <w:t>需能为每条直接关系记录其发生的时间、具体合作场景（如项目名称、期刊会议）及相关成果标识符，形成可追溯的结构化数据。</w:t>
      </w:r>
    </w:p>
    <w:p w14:paraId="52EFDE77">
      <w:pPr>
        <w:pStyle w:val="9"/>
        <w:bidi w:val="0"/>
        <w:rPr>
          <w:rFonts w:hint="default"/>
          <w:lang w:val="en-US" w:eastAsia="zh-CN"/>
        </w:rPr>
      </w:pPr>
      <w:r>
        <w:rPr>
          <w:rFonts w:hint="default"/>
          <w:lang w:val="en-US" w:eastAsia="zh-CN"/>
        </w:rPr>
        <w:t>科技单节点间接关系</w:t>
      </w:r>
    </w:p>
    <w:p w14:paraId="4245B143">
      <w:pPr>
        <w:pStyle w:val="10"/>
        <w:bidi w:val="0"/>
        <w:rPr>
          <w:rFonts w:hint="default"/>
          <w:lang w:val="en-US" w:eastAsia="zh-CN"/>
        </w:rPr>
      </w:pPr>
      <w:r>
        <w:rPr>
          <w:rFonts w:hint="default"/>
          <w:lang w:val="en-US" w:eastAsia="zh-CN"/>
        </w:rPr>
        <w:t>间接关系挖掘</w:t>
      </w:r>
    </w:p>
    <w:p w14:paraId="1763F505">
      <w:pPr>
        <w:rPr>
          <w:rFonts w:hint="default"/>
          <w:lang w:val="en-US" w:eastAsia="zh-CN"/>
        </w:rPr>
      </w:pPr>
      <w:r>
        <w:rPr>
          <w:rFonts w:hint="default"/>
          <w:lang w:val="en-US" w:eastAsia="zh-CN"/>
        </w:rPr>
        <w:t>需能以千万学者中的任一专家为核心节点，通过多度路径分析与关系传递推理，挖掘其潜在的间接关联节点。</w:t>
      </w:r>
    </w:p>
    <w:p w14:paraId="4593957A">
      <w:pPr>
        <w:pStyle w:val="10"/>
        <w:bidi w:val="0"/>
        <w:rPr>
          <w:rFonts w:hint="default"/>
          <w:lang w:val="en-US" w:eastAsia="zh-CN"/>
        </w:rPr>
      </w:pPr>
      <w:r>
        <w:rPr>
          <w:rFonts w:hint="default"/>
          <w:lang w:val="en-US" w:eastAsia="zh-CN"/>
        </w:rPr>
        <w:t>关系路径分析与传递推理</w:t>
      </w:r>
    </w:p>
    <w:p w14:paraId="5245BE5F">
      <w:pPr>
        <w:rPr>
          <w:rFonts w:hint="default"/>
          <w:lang w:val="en-US" w:eastAsia="zh-CN"/>
        </w:rPr>
      </w:pPr>
      <w:r>
        <w:rPr>
          <w:rFonts w:hint="default"/>
          <w:lang w:val="en-US" w:eastAsia="zh-CN"/>
        </w:rPr>
        <w:t>需能清晰梳理并可视化展示间接关系的完整传递路径（如通过共同合作者关联）。</w:t>
      </w:r>
    </w:p>
    <w:p w14:paraId="2774BE01">
      <w:pPr>
        <w:pStyle w:val="10"/>
        <w:bidi w:val="0"/>
        <w:rPr>
          <w:rFonts w:hint="default"/>
          <w:lang w:val="en-US" w:eastAsia="zh-CN"/>
        </w:rPr>
      </w:pPr>
      <w:r>
        <w:rPr>
          <w:rFonts w:hint="default"/>
          <w:lang w:val="en-US" w:eastAsia="zh-CN"/>
        </w:rPr>
        <w:t>关联强度计算与关系标注</w:t>
      </w:r>
    </w:p>
    <w:p w14:paraId="496D0705">
      <w:pPr>
        <w:rPr>
          <w:rFonts w:hint="default"/>
          <w:lang w:val="en-US" w:eastAsia="zh-CN"/>
        </w:rPr>
      </w:pPr>
      <w:r>
        <w:rPr>
          <w:rFonts w:hint="default"/>
          <w:lang w:val="en-US" w:eastAsia="zh-CN"/>
        </w:rPr>
        <w:t>需能依据路径长度、中间节点影响力等因素，计算间接关系的关联强度，并对关系的具体类型进行标注。</w:t>
      </w:r>
    </w:p>
    <w:p w14:paraId="3A232EE5">
      <w:pPr>
        <w:pStyle w:val="9"/>
        <w:bidi w:val="0"/>
        <w:rPr>
          <w:rFonts w:hint="default"/>
          <w:lang w:val="en-US" w:eastAsia="zh-CN"/>
        </w:rPr>
      </w:pPr>
      <w:r>
        <w:rPr>
          <w:rFonts w:hint="default"/>
          <w:lang w:val="en-US" w:eastAsia="zh-CN"/>
        </w:rPr>
        <w:t>科技两点合作成果</w:t>
      </w:r>
    </w:p>
    <w:p w14:paraId="0F7A5E64">
      <w:pPr>
        <w:pStyle w:val="10"/>
        <w:bidi w:val="0"/>
        <w:outlineLvl w:val="6"/>
        <w:rPr>
          <w:rFonts w:hint="default"/>
          <w:lang w:val="en-US" w:eastAsia="zh-CN"/>
        </w:rPr>
      </w:pPr>
      <w:r>
        <w:rPr>
          <w:rFonts w:hint="default"/>
          <w:lang w:val="en-US" w:eastAsia="zh-CN"/>
        </w:rPr>
        <w:t>合作成果提取与汇总</w:t>
      </w:r>
    </w:p>
    <w:p w14:paraId="1576B337">
      <w:pPr>
        <w:rPr>
          <w:rFonts w:hint="default"/>
          <w:lang w:val="en-US" w:eastAsia="zh-CN"/>
        </w:rPr>
      </w:pPr>
      <w:r>
        <w:rPr>
          <w:rFonts w:hint="default"/>
          <w:lang w:val="en-US" w:eastAsia="zh-CN"/>
        </w:rPr>
        <w:t>需能针对任意指定的两位专家，通过成果关联算法，从论文、专利、基金项目数据中，自动提取并汇总两人的全部合作成果。</w:t>
      </w:r>
    </w:p>
    <w:p w14:paraId="281321E0">
      <w:pPr>
        <w:pStyle w:val="10"/>
        <w:bidi w:val="0"/>
        <w:rPr>
          <w:rFonts w:hint="default"/>
          <w:lang w:val="en-US" w:eastAsia="zh-CN"/>
        </w:rPr>
      </w:pPr>
      <w:r>
        <w:rPr>
          <w:rFonts w:hint="default"/>
          <w:lang w:val="en-US" w:eastAsia="zh-CN"/>
        </w:rPr>
        <w:t>成果多维统计与分析</w:t>
      </w:r>
    </w:p>
    <w:p w14:paraId="04559F1A">
      <w:pPr>
        <w:rPr>
          <w:rFonts w:hint="default"/>
          <w:lang w:val="en-US" w:eastAsia="zh-CN"/>
        </w:rPr>
      </w:pPr>
      <w:r>
        <w:rPr>
          <w:rFonts w:hint="default"/>
          <w:lang w:val="en-US" w:eastAsia="zh-CN"/>
        </w:rPr>
        <w:t>需能对合作成果进行多维统计与分类，并标注各成果的发表/授权年份、所属技术领域、以及相关的奖项或评价信息。</w:t>
      </w:r>
    </w:p>
    <w:p w14:paraId="3E22F212">
      <w:pPr>
        <w:pStyle w:val="10"/>
        <w:bidi w:val="0"/>
        <w:rPr>
          <w:rFonts w:hint="default"/>
          <w:lang w:val="en-US" w:eastAsia="zh-CN"/>
        </w:rPr>
      </w:pPr>
      <w:r>
        <w:rPr>
          <w:rFonts w:hint="default"/>
          <w:lang w:val="en-US" w:eastAsia="zh-CN"/>
        </w:rPr>
        <w:t>合作贡献与模式分析</w:t>
      </w:r>
    </w:p>
    <w:p w14:paraId="5DC64BDB">
      <w:pPr>
        <w:rPr>
          <w:rFonts w:hint="default"/>
          <w:lang w:val="en-US" w:eastAsia="zh-CN"/>
        </w:rPr>
      </w:pPr>
      <w:r>
        <w:rPr>
          <w:rFonts w:hint="default"/>
          <w:lang w:val="en-US" w:eastAsia="zh-CN"/>
        </w:rPr>
        <w:t>需能分析合作成果中双方的核心贡献，识别长期合作、短期项目合作等不同模式，以评估合作深度与价值。</w:t>
      </w:r>
    </w:p>
    <w:p w14:paraId="7859D3AC">
      <w:pPr>
        <w:pStyle w:val="9"/>
        <w:bidi w:val="0"/>
        <w:rPr>
          <w:rFonts w:hint="default"/>
          <w:lang w:val="en-US" w:eastAsia="zh-CN"/>
        </w:rPr>
      </w:pPr>
      <w:r>
        <w:rPr>
          <w:rFonts w:hint="default"/>
          <w:lang w:val="en-US" w:eastAsia="zh-CN"/>
        </w:rPr>
        <w:t>科技专家同事关系</w:t>
      </w:r>
    </w:p>
    <w:p w14:paraId="7D73B058">
      <w:pPr>
        <w:pStyle w:val="10"/>
        <w:bidi w:val="0"/>
        <w:rPr>
          <w:rFonts w:hint="default"/>
          <w:lang w:val="en-US" w:eastAsia="zh-CN"/>
        </w:rPr>
      </w:pPr>
      <w:r>
        <w:rPr>
          <w:rFonts w:hint="default"/>
          <w:lang w:val="en-US" w:eastAsia="zh-CN"/>
        </w:rPr>
        <w:t>同事关系推理构建</w:t>
      </w:r>
    </w:p>
    <w:p w14:paraId="1A892AD6">
      <w:pPr>
        <w:rPr>
          <w:rFonts w:hint="default"/>
          <w:lang w:val="en-US" w:eastAsia="zh-CN"/>
        </w:rPr>
      </w:pPr>
      <w:r>
        <w:rPr>
          <w:rFonts w:hint="default"/>
          <w:lang w:val="en-US" w:eastAsia="zh-CN"/>
        </w:rPr>
        <w:t>需能基于学者工作经历数据，运用任职时间与机构匹配算法，自动推理并构建专家在不同时期的同事关系。</w:t>
      </w:r>
    </w:p>
    <w:p w14:paraId="6EF1D6CA">
      <w:pPr>
        <w:pStyle w:val="10"/>
        <w:bidi w:val="0"/>
        <w:rPr>
          <w:rFonts w:hint="default"/>
          <w:lang w:val="en-US" w:eastAsia="zh-CN"/>
        </w:rPr>
      </w:pPr>
      <w:r>
        <w:rPr>
          <w:rFonts w:hint="default"/>
          <w:lang w:val="en-US" w:eastAsia="zh-CN"/>
        </w:rPr>
        <w:t>关系时段与背景判定</w:t>
      </w:r>
    </w:p>
    <w:p w14:paraId="5DD826B0">
      <w:pPr>
        <w:rPr>
          <w:rFonts w:hint="default"/>
          <w:lang w:val="en-US" w:eastAsia="zh-CN"/>
        </w:rPr>
      </w:pPr>
      <w:r>
        <w:rPr>
          <w:rFonts w:hint="default"/>
          <w:lang w:val="en-US" w:eastAsia="zh-CN"/>
        </w:rPr>
        <w:t>需能判断同事关系的生效与截止时段，并标注其发生的具体团队、部门或项目组背景。</w:t>
      </w:r>
    </w:p>
    <w:p w14:paraId="34009D78">
      <w:pPr>
        <w:pStyle w:val="10"/>
        <w:bidi w:val="0"/>
        <w:rPr>
          <w:rFonts w:hint="default"/>
          <w:lang w:val="en-US" w:eastAsia="zh-CN"/>
        </w:rPr>
      </w:pPr>
      <w:r>
        <w:rPr>
          <w:rFonts w:hint="default"/>
          <w:lang w:val="en-US" w:eastAsia="zh-CN"/>
        </w:rPr>
        <w:t>同事期间协作关联</w:t>
      </w:r>
    </w:p>
    <w:p w14:paraId="48F243BD">
      <w:pPr>
        <w:rPr>
          <w:rFonts w:hint="default"/>
          <w:lang w:val="en-US" w:eastAsia="zh-CN"/>
        </w:rPr>
      </w:pPr>
      <w:r>
        <w:rPr>
          <w:rFonts w:hint="default"/>
          <w:lang w:val="en-US" w:eastAsia="zh-CN"/>
        </w:rPr>
        <w:t>需能自动关联并展示在同事关系存续期间，双方共同产出的论文、专利等合作成果。</w:t>
      </w:r>
    </w:p>
    <w:p w14:paraId="4D6ABCD9">
      <w:pPr>
        <w:pStyle w:val="9"/>
        <w:bidi w:val="0"/>
        <w:rPr>
          <w:rFonts w:hint="default"/>
          <w:lang w:val="en-US" w:eastAsia="zh-CN"/>
        </w:rPr>
      </w:pPr>
      <w:r>
        <w:rPr>
          <w:rFonts w:hint="default"/>
          <w:lang w:val="en-US" w:eastAsia="zh-CN"/>
        </w:rPr>
        <w:t>科技专家校友关系</w:t>
      </w:r>
    </w:p>
    <w:p w14:paraId="77D53505">
      <w:pPr>
        <w:pStyle w:val="10"/>
        <w:bidi w:val="0"/>
        <w:rPr>
          <w:rFonts w:hint="default"/>
          <w:lang w:val="en-US" w:eastAsia="zh-CN"/>
        </w:rPr>
      </w:pPr>
      <w:r>
        <w:rPr>
          <w:rFonts w:hint="default"/>
          <w:lang w:val="en-US" w:eastAsia="zh-CN"/>
        </w:rPr>
        <w:t>校友关系识别构建</w:t>
      </w:r>
    </w:p>
    <w:p w14:paraId="16194B23">
      <w:pPr>
        <w:rPr>
          <w:rFonts w:hint="default"/>
          <w:lang w:val="en-US" w:eastAsia="zh-CN"/>
        </w:rPr>
      </w:pPr>
      <w:r>
        <w:rPr>
          <w:rFonts w:hint="default"/>
          <w:lang w:val="en-US" w:eastAsia="zh-CN"/>
        </w:rPr>
        <w:t>需能基于学者的详细教育经历数据，运用院校与时间匹配算法，识别并构建专家间的校友关系。</w:t>
      </w:r>
    </w:p>
    <w:p w14:paraId="790CD852">
      <w:pPr>
        <w:pStyle w:val="10"/>
        <w:bidi w:val="0"/>
        <w:outlineLvl w:val="6"/>
        <w:rPr>
          <w:rFonts w:hint="default"/>
          <w:lang w:val="en-US" w:eastAsia="zh-CN"/>
        </w:rPr>
      </w:pPr>
      <w:r>
        <w:rPr>
          <w:rFonts w:hint="default"/>
          <w:lang w:val="en-US" w:eastAsia="zh-CN"/>
        </w:rPr>
        <w:t>关系细分与维度记录</w:t>
      </w:r>
    </w:p>
    <w:p w14:paraId="3AB518BE">
      <w:pPr>
        <w:rPr>
          <w:rFonts w:hint="default"/>
          <w:lang w:val="en-US" w:eastAsia="zh-CN"/>
        </w:rPr>
      </w:pPr>
      <w:r>
        <w:rPr>
          <w:rFonts w:hint="default"/>
          <w:lang w:val="en-US" w:eastAsia="zh-CN"/>
        </w:rPr>
        <w:t>需能对校友关系进行细分（如校友、院友），并记录关联的具体院校、院系、入学年份等维度。</w:t>
      </w:r>
    </w:p>
    <w:p w14:paraId="2DF6BC84">
      <w:pPr>
        <w:pStyle w:val="10"/>
        <w:bidi w:val="0"/>
        <w:rPr>
          <w:rFonts w:hint="default"/>
          <w:lang w:val="en-US" w:eastAsia="zh-CN"/>
        </w:rPr>
      </w:pPr>
      <w:r>
        <w:rPr>
          <w:rFonts w:hint="default"/>
          <w:lang w:val="en-US" w:eastAsia="zh-CN"/>
        </w:rPr>
        <w:t>校友互动关联</w:t>
      </w:r>
    </w:p>
    <w:p w14:paraId="4A930D4B">
      <w:pPr>
        <w:rPr>
          <w:rFonts w:hint="default"/>
          <w:lang w:val="en-US" w:eastAsia="zh-CN"/>
        </w:rPr>
      </w:pPr>
      <w:r>
        <w:rPr>
          <w:rFonts w:hint="default"/>
          <w:lang w:val="en-US" w:eastAsia="zh-CN"/>
        </w:rPr>
        <w:t>需能关联并展示校友之间在学术、职业等方面的后续互动与合作信息。</w:t>
      </w:r>
    </w:p>
    <w:p w14:paraId="37665CFE">
      <w:pPr>
        <w:pStyle w:val="9"/>
        <w:bidi w:val="0"/>
        <w:rPr>
          <w:rFonts w:hint="default"/>
          <w:lang w:val="en-US" w:eastAsia="zh-CN"/>
        </w:rPr>
      </w:pPr>
      <w:r>
        <w:rPr>
          <w:rFonts w:hint="default"/>
          <w:lang w:val="en-US" w:eastAsia="zh-CN"/>
        </w:rPr>
        <w:t>科技专家论文合作关系</w:t>
      </w:r>
    </w:p>
    <w:p w14:paraId="7AEA6045">
      <w:pPr>
        <w:pStyle w:val="10"/>
        <w:bidi w:val="0"/>
        <w:rPr>
          <w:rFonts w:hint="default"/>
          <w:lang w:val="en-US" w:eastAsia="zh-CN"/>
        </w:rPr>
      </w:pPr>
      <w:r>
        <w:rPr>
          <w:rFonts w:hint="default"/>
          <w:lang w:val="en-US" w:eastAsia="zh-CN"/>
        </w:rPr>
        <w:t>论文合作关系构建</w:t>
      </w:r>
    </w:p>
    <w:p w14:paraId="01A78B5D">
      <w:pPr>
        <w:rPr>
          <w:rFonts w:hint="default"/>
          <w:lang w:val="en-US" w:eastAsia="zh-CN"/>
        </w:rPr>
      </w:pPr>
      <w:r>
        <w:rPr>
          <w:rFonts w:hint="default"/>
          <w:lang w:val="en-US" w:eastAsia="zh-CN"/>
        </w:rPr>
        <w:t>需能基于亿篇论文的作者数据，运用作者消歧与合作频次分析算法，构建全球学者论文合作关系网络。</w:t>
      </w:r>
    </w:p>
    <w:p w14:paraId="69011C78">
      <w:pPr>
        <w:pStyle w:val="10"/>
        <w:bidi w:val="0"/>
        <w:rPr>
          <w:rFonts w:hint="default"/>
          <w:lang w:val="en-US" w:eastAsia="zh-CN"/>
        </w:rPr>
      </w:pPr>
      <w:r>
        <w:rPr>
          <w:rFonts w:hint="default"/>
          <w:lang w:val="en-US" w:eastAsia="zh-CN"/>
        </w:rPr>
        <w:t>合作数据量化统计</w:t>
      </w:r>
    </w:p>
    <w:p w14:paraId="031C3656">
      <w:pPr>
        <w:rPr>
          <w:rFonts w:hint="default"/>
          <w:lang w:val="en-US" w:eastAsia="zh-CN"/>
        </w:rPr>
      </w:pPr>
      <w:r>
        <w:rPr>
          <w:rFonts w:hint="default"/>
          <w:lang w:val="en-US" w:eastAsia="zh-CN"/>
        </w:rPr>
        <w:t>需能统计任意专家间的合作论文数量、合作论文的期刊/会议级别分布、以及论文被引情况等量化数据。</w:t>
      </w:r>
    </w:p>
    <w:p w14:paraId="195D55EE">
      <w:pPr>
        <w:pStyle w:val="10"/>
        <w:bidi w:val="0"/>
        <w:rPr>
          <w:rFonts w:hint="default"/>
          <w:lang w:val="en-US" w:eastAsia="zh-CN"/>
        </w:rPr>
      </w:pPr>
      <w:r>
        <w:rPr>
          <w:rFonts w:hint="default"/>
          <w:lang w:val="en-US" w:eastAsia="zh-CN"/>
        </w:rPr>
        <w:t>合作网络与影响力分析</w:t>
      </w:r>
    </w:p>
    <w:p w14:paraId="7BFB8B27">
      <w:pPr>
        <w:rPr>
          <w:rFonts w:hint="default"/>
          <w:lang w:val="en-US" w:eastAsia="zh-CN"/>
        </w:rPr>
      </w:pPr>
      <w:r>
        <w:rPr>
          <w:rFonts w:hint="default"/>
          <w:lang w:val="en-US" w:eastAsia="zh-CN"/>
        </w:rPr>
        <w:t>需能分析合作形成的研究方向、识别稳定的核心合作团队，并评估合作网络对学者影响力的贡献。</w:t>
      </w:r>
    </w:p>
    <w:p w14:paraId="60A9BEFF">
      <w:pPr>
        <w:pStyle w:val="9"/>
        <w:bidi w:val="0"/>
        <w:rPr>
          <w:rFonts w:hint="default"/>
          <w:lang w:val="en-US" w:eastAsia="zh-CN"/>
        </w:rPr>
      </w:pPr>
      <w:r>
        <w:rPr>
          <w:rFonts w:hint="default"/>
          <w:lang w:val="en-US" w:eastAsia="zh-CN"/>
        </w:rPr>
        <w:t>重点关注科技企业关系</w:t>
      </w:r>
    </w:p>
    <w:p w14:paraId="4A367653">
      <w:pPr>
        <w:pStyle w:val="10"/>
        <w:bidi w:val="0"/>
        <w:rPr>
          <w:rFonts w:hint="default"/>
          <w:lang w:val="en-US" w:eastAsia="zh-CN"/>
        </w:rPr>
      </w:pPr>
      <w:r>
        <w:rPr>
          <w:rFonts w:hint="default"/>
          <w:lang w:val="en-US" w:eastAsia="zh-CN"/>
        </w:rPr>
        <w:t>专家-企业关系构建</w:t>
      </w:r>
    </w:p>
    <w:p w14:paraId="2F8CA2CE">
      <w:pPr>
        <w:rPr>
          <w:rFonts w:hint="default"/>
          <w:lang w:val="en-US" w:eastAsia="zh-CN"/>
        </w:rPr>
      </w:pPr>
      <w:r>
        <w:rPr>
          <w:rFonts w:hint="default"/>
          <w:lang w:val="en-US" w:eastAsia="zh-CN"/>
        </w:rPr>
        <w:t>需能通过挖掘专利的申请人/专利权人数据、学者工作经历及项目数据，构建专家与重点关注科技企业间的任职、顾问或研发合作等关系。</w:t>
      </w:r>
    </w:p>
    <w:p w14:paraId="27218231">
      <w:pPr>
        <w:pStyle w:val="10"/>
        <w:bidi w:val="0"/>
        <w:rPr>
          <w:rFonts w:hint="default"/>
          <w:lang w:val="en-US" w:eastAsia="zh-CN"/>
        </w:rPr>
      </w:pPr>
      <w:r>
        <w:rPr>
          <w:rFonts w:hint="default"/>
          <w:lang w:val="en-US" w:eastAsia="zh-CN"/>
        </w:rPr>
        <w:t>角色与合作详情标注</w:t>
      </w:r>
    </w:p>
    <w:p w14:paraId="76684075">
      <w:pPr>
        <w:rPr>
          <w:rFonts w:hint="default"/>
          <w:lang w:val="en-US" w:eastAsia="zh-CN"/>
        </w:rPr>
      </w:pPr>
      <w:r>
        <w:rPr>
          <w:rFonts w:hint="default"/>
          <w:lang w:val="en-US" w:eastAsia="zh-CN"/>
        </w:rPr>
        <w:t>需能标注专家在企业的具体角色、合作的技术领域、合作的起止时间及合作模式。</w:t>
      </w:r>
    </w:p>
    <w:p w14:paraId="71C81D89">
      <w:pPr>
        <w:pStyle w:val="10"/>
        <w:bidi w:val="0"/>
        <w:rPr>
          <w:rFonts w:hint="default"/>
          <w:lang w:val="en-US" w:eastAsia="zh-CN"/>
        </w:rPr>
      </w:pPr>
      <w:r>
        <w:rPr>
          <w:rFonts w:hint="default"/>
          <w:lang w:val="en-US" w:eastAsia="zh-CN"/>
        </w:rPr>
        <w:t>企业背景关联分析</w:t>
      </w:r>
    </w:p>
    <w:p w14:paraId="4D713F6F">
      <w:pPr>
        <w:rPr>
          <w:rFonts w:hint="default"/>
          <w:lang w:val="en-US" w:eastAsia="zh-CN"/>
        </w:rPr>
      </w:pPr>
      <w:r>
        <w:rPr>
          <w:rFonts w:hint="default"/>
          <w:lang w:val="en-US" w:eastAsia="zh-CN"/>
        </w:rPr>
        <w:t>需能关联并展示相关企业的行业地位、核心技术与经营状况，辅助评估合作价值与风险。</w:t>
      </w:r>
    </w:p>
    <w:p w14:paraId="26C8FF40">
      <w:pPr>
        <w:pStyle w:val="9"/>
        <w:bidi w:val="0"/>
        <w:rPr>
          <w:rFonts w:hint="default"/>
          <w:lang w:val="en-US" w:eastAsia="zh-CN"/>
        </w:rPr>
      </w:pPr>
      <w:r>
        <w:rPr>
          <w:rFonts w:hint="default"/>
          <w:lang w:val="en-US" w:eastAsia="zh-CN"/>
        </w:rPr>
        <w:t>科技产业链点TOP-N事件关系</w:t>
      </w:r>
    </w:p>
    <w:p w14:paraId="615C5F08">
      <w:pPr>
        <w:pStyle w:val="10"/>
        <w:bidi w:val="0"/>
        <w:rPr>
          <w:rFonts w:hint="default"/>
          <w:lang w:val="en-US" w:eastAsia="zh-CN"/>
        </w:rPr>
      </w:pPr>
      <w:r>
        <w:rPr>
          <w:rFonts w:hint="default"/>
          <w:lang w:val="en-US" w:eastAsia="zh-CN"/>
        </w:rPr>
        <w:t>高影响力事件筛选</w:t>
      </w:r>
    </w:p>
    <w:p w14:paraId="719BBA75">
      <w:pPr>
        <w:rPr>
          <w:rFonts w:hint="default"/>
          <w:lang w:val="en-US" w:eastAsia="zh-CN"/>
        </w:rPr>
      </w:pPr>
      <w:r>
        <w:rPr>
          <w:rFonts w:hint="default"/>
          <w:lang w:val="en-US" w:eastAsia="zh-CN"/>
        </w:rPr>
        <w:t>需能针对特定产业链环节，从专利授权、重大项目、核心论文发表等数据中，运用影响力评估模型，自动筛选出排名前N的关键事件。</w:t>
      </w:r>
    </w:p>
    <w:p w14:paraId="61C3F738">
      <w:pPr>
        <w:pStyle w:val="10"/>
        <w:bidi w:val="0"/>
        <w:rPr>
          <w:rFonts w:hint="default"/>
          <w:lang w:val="en-US" w:eastAsia="zh-CN"/>
        </w:rPr>
      </w:pPr>
      <w:r>
        <w:rPr>
          <w:rFonts w:hint="default"/>
          <w:lang w:val="en-US" w:eastAsia="zh-CN"/>
        </w:rPr>
        <w:t>事件-专家关系构建</w:t>
      </w:r>
    </w:p>
    <w:p w14:paraId="19D3EF85">
      <w:pPr>
        <w:rPr>
          <w:rFonts w:hint="default"/>
          <w:lang w:val="en-US" w:eastAsia="zh-CN"/>
        </w:rPr>
      </w:pPr>
      <w:r>
        <w:rPr>
          <w:rFonts w:hint="default"/>
          <w:lang w:val="en-US" w:eastAsia="zh-CN"/>
        </w:rPr>
        <w:t>需能自动构建这些TOP-N事件与相关核心专家、人才或团队的关联关系。</w:t>
      </w:r>
    </w:p>
    <w:p w14:paraId="3DD9B42D">
      <w:pPr>
        <w:pStyle w:val="10"/>
        <w:bidi w:val="0"/>
        <w:rPr>
          <w:rFonts w:hint="default"/>
          <w:lang w:val="en-US" w:eastAsia="zh-CN"/>
        </w:rPr>
      </w:pPr>
      <w:r>
        <w:rPr>
          <w:rFonts w:hint="default"/>
          <w:lang w:val="en-US" w:eastAsia="zh-CN"/>
        </w:rPr>
        <w:t>事件影响与发展趋势分析</w:t>
      </w:r>
    </w:p>
    <w:p w14:paraId="2BB79056">
      <w:pPr>
        <w:rPr>
          <w:rFonts w:hint="default"/>
          <w:lang w:val="en-US" w:eastAsia="zh-CN"/>
        </w:rPr>
      </w:pPr>
      <w:r>
        <w:rPr>
          <w:rFonts w:hint="default"/>
          <w:lang w:val="en-US" w:eastAsia="zh-CN"/>
        </w:rPr>
        <w:t>需能分析关键事件对产业链技术路线、竞争格局的影响，并对后续发展趋势进行研判，支持风险预警与机遇挖掘。</w:t>
      </w:r>
    </w:p>
    <w:p w14:paraId="3ADBF36F">
      <w:pPr>
        <w:pStyle w:val="9"/>
        <w:bidi w:val="0"/>
        <w:rPr>
          <w:rFonts w:hint="default"/>
          <w:lang w:val="en-US" w:eastAsia="zh-CN"/>
        </w:rPr>
      </w:pPr>
      <w:r>
        <w:rPr>
          <w:rFonts w:hint="default"/>
          <w:lang w:val="en-US" w:eastAsia="zh-CN"/>
        </w:rPr>
        <w:t>科技产业链全景图</w:t>
      </w:r>
    </w:p>
    <w:p w14:paraId="3F3C4D83">
      <w:pPr>
        <w:pStyle w:val="10"/>
        <w:bidi w:val="0"/>
        <w:rPr>
          <w:rFonts w:hint="default"/>
          <w:lang w:val="en-US" w:eastAsia="zh-CN"/>
        </w:rPr>
      </w:pPr>
      <w:r>
        <w:rPr>
          <w:rFonts w:hint="default"/>
          <w:lang w:val="en-US" w:eastAsia="zh-CN"/>
        </w:rPr>
        <w:t>产业链结构化建模</w:t>
      </w:r>
    </w:p>
    <w:p w14:paraId="4651EF9B">
      <w:pPr>
        <w:rPr>
          <w:rFonts w:hint="default"/>
          <w:lang w:val="en-US" w:eastAsia="zh-CN"/>
        </w:rPr>
      </w:pPr>
      <w:r>
        <w:rPr>
          <w:rFonts w:hint="default"/>
          <w:lang w:val="en-US" w:eastAsia="zh-CN"/>
        </w:rPr>
        <w:t>需能整合企业、技术、人才、资本等全产业链数据，运用知识图谱技术构建覆盖上中下游的结构化产业链模型。</w:t>
      </w:r>
    </w:p>
    <w:p w14:paraId="0FB44A19">
      <w:pPr>
        <w:pStyle w:val="10"/>
        <w:bidi w:val="0"/>
        <w:rPr>
          <w:rFonts w:hint="default"/>
          <w:lang w:val="en-US" w:eastAsia="zh-CN"/>
        </w:rPr>
      </w:pPr>
      <w:r>
        <w:rPr>
          <w:rFonts w:hint="default"/>
          <w:lang w:val="en-US" w:eastAsia="zh-CN"/>
        </w:rPr>
        <w:t>全景可视化展示</w:t>
      </w:r>
    </w:p>
    <w:p w14:paraId="07BFC3F7">
      <w:pPr>
        <w:rPr>
          <w:rFonts w:hint="default"/>
          <w:lang w:val="en-US" w:eastAsia="zh-CN"/>
        </w:rPr>
      </w:pPr>
      <w:r>
        <w:rPr>
          <w:rFonts w:hint="default"/>
          <w:lang w:val="en-US" w:eastAsia="zh-CN"/>
        </w:rPr>
        <w:t>需能可视化清晰展示产业链各环节的核心构成、关联关系与价值流向，并标注各环节的关键技术、重点企业与核心专家。</w:t>
      </w:r>
    </w:p>
    <w:p w14:paraId="299AA046">
      <w:pPr>
        <w:pStyle w:val="10"/>
        <w:bidi w:val="0"/>
        <w:rPr>
          <w:rFonts w:hint="default"/>
          <w:lang w:val="en-US" w:eastAsia="zh-CN"/>
        </w:rPr>
      </w:pPr>
      <w:r>
        <w:rPr>
          <w:rFonts w:hint="default"/>
          <w:lang w:val="en-US" w:eastAsia="zh-CN"/>
        </w:rPr>
        <w:t>交互与动态更新</w:t>
      </w:r>
    </w:p>
    <w:p w14:paraId="24EE4E93">
      <w:pPr>
        <w:rPr>
          <w:rFonts w:hint="default"/>
          <w:lang w:val="en-US" w:eastAsia="zh-CN"/>
        </w:rPr>
      </w:pPr>
      <w:r>
        <w:rPr>
          <w:rFonts w:hint="default"/>
          <w:lang w:val="en-US" w:eastAsia="zh-CN"/>
        </w:rPr>
        <w:t>需支持用户对全景图进行层级钻取、关系筛选、条件聚焦等交互操作，并保障图谱能随着底层数据的更新而动态演化。</w:t>
      </w:r>
    </w:p>
    <w:p w14:paraId="75FF3F08">
      <w:pPr>
        <w:pStyle w:val="9"/>
        <w:bidi w:val="0"/>
        <w:rPr>
          <w:rFonts w:hint="default"/>
          <w:lang w:val="en-US" w:eastAsia="zh-CN"/>
        </w:rPr>
      </w:pPr>
      <w:r>
        <w:rPr>
          <w:rFonts w:hint="default"/>
          <w:lang w:val="en-US" w:eastAsia="zh-CN"/>
        </w:rPr>
        <w:t>通用与性能要求</w:t>
      </w:r>
    </w:p>
    <w:p w14:paraId="6EB4BA11">
      <w:pPr>
        <w:pStyle w:val="10"/>
        <w:bidi w:val="0"/>
        <w:rPr>
          <w:rFonts w:hint="default"/>
          <w:lang w:val="en-US" w:eastAsia="zh-CN"/>
        </w:rPr>
      </w:pPr>
      <w:r>
        <w:rPr>
          <w:rFonts w:hint="default"/>
          <w:lang w:val="en-US" w:eastAsia="zh-CN"/>
        </w:rPr>
        <w:t>数据与性能</w:t>
      </w:r>
    </w:p>
    <w:p w14:paraId="08C2AA72">
      <w:pPr>
        <w:rPr>
          <w:rFonts w:hint="default"/>
          <w:lang w:val="en-US" w:eastAsia="zh-CN"/>
        </w:rPr>
      </w:pPr>
      <w:r>
        <w:rPr>
          <w:rFonts w:hint="default"/>
          <w:lang w:val="en-US" w:eastAsia="zh-CN"/>
        </w:rPr>
        <w:t>需提供亿级别论文数据、专利数据及千万级别学者数据等核心数据资产。需满足在海量数据下的实时查询与批量分析性能，并提供详细的数据更新与同步方案。</w:t>
      </w:r>
    </w:p>
    <w:p w14:paraId="5EEFB979">
      <w:pPr>
        <w:pStyle w:val="9"/>
        <w:bidi w:val="0"/>
        <w:rPr>
          <w:rFonts w:hint="default"/>
          <w:lang w:val="en-US" w:eastAsia="zh-CN"/>
        </w:rPr>
      </w:pPr>
      <w:r>
        <w:rPr>
          <w:rFonts w:hint="default"/>
          <w:lang w:val="en-US" w:eastAsia="zh-CN"/>
        </w:rPr>
        <w:t>人员驻场要求</w:t>
      </w:r>
    </w:p>
    <w:p w14:paraId="5554CAD5">
      <w:pPr>
        <w:pStyle w:val="10"/>
        <w:bidi w:val="0"/>
        <w:rPr>
          <w:rFonts w:hint="default"/>
          <w:lang w:val="en-US" w:eastAsia="zh-CN"/>
        </w:rPr>
      </w:pPr>
      <w:r>
        <w:rPr>
          <w:rFonts w:hint="default"/>
          <w:lang w:val="en-US" w:eastAsia="zh-CN"/>
        </w:rPr>
        <w:t>人员数量及时间</w:t>
      </w:r>
    </w:p>
    <w:p w14:paraId="09A3CB3F">
      <w:pPr>
        <w:rPr>
          <w:rFonts w:hint="default"/>
          <w:lang w:val="en-US" w:eastAsia="zh-CN"/>
        </w:rPr>
      </w:pPr>
      <w:r>
        <w:rPr>
          <w:rFonts w:hint="default"/>
          <w:lang w:val="en-US" w:eastAsia="zh-CN"/>
        </w:rPr>
        <w:t>需提供不少于 10 名知识图谱构建人员驻场，自建设开始起，提供二年服务。工作内容包含:知识图谱构建标准规范、知识构建类服务、图谱构建服务、知识融合服务、知识计算服务、科技专家/人才知识推理构建服务等。</w:t>
      </w:r>
    </w:p>
    <w:p w14:paraId="0639566E">
      <w:pPr>
        <w:pStyle w:val="10"/>
        <w:bidi w:val="0"/>
        <w:rPr>
          <w:rFonts w:hint="default"/>
          <w:lang w:val="en-US" w:eastAsia="zh-CN"/>
        </w:rPr>
      </w:pPr>
      <w:r>
        <w:rPr>
          <w:rFonts w:hint="default"/>
          <w:lang w:val="en-US" w:eastAsia="zh-CN"/>
        </w:rPr>
        <w:t>人员资质要求</w:t>
      </w:r>
    </w:p>
    <w:p w14:paraId="14A12B5F">
      <w:pPr>
        <w:bidi w:val="0"/>
        <w:rPr>
          <w:rFonts w:hint="default"/>
          <w:lang w:val="en-US" w:eastAsia="zh-CN"/>
        </w:rPr>
      </w:pPr>
      <w:r>
        <w:rPr>
          <w:rFonts w:hint="default"/>
          <w:lang w:val="en-US" w:eastAsia="zh-CN"/>
        </w:rPr>
        <w:t>核心服务人员需具有计算机科学、软件工程、数据科学或人工智能等专业的本科以上学历，具备至少5年知识图谱构建服务工作经验。</w:t>
      </w:r>
    </w:p>
    <w:p w14:paraId="31357427">
      <w:pPr>
        <w:pStyle w:val="8"/>
        <w:bidi w:val="0"/>
        <w:rPr>
          <w:rFonts w:hint="default"/>
          <w:lang w:val="en-US" w:eastAsia="zh-CN"/>
        </w:rPr>
      </w:pPr>
      <w:r>
        <w:rPr>
          <w:rFonts w:hint="eastAsia"/>
          <w:lang w:val="en-US" w:eastAsia="zh-CN"/>
        </w:rPr>
        <w:t>功能需求分析</w:t>
      </w:r>
    </w:p>
    <w:p w14:paraId="6D398542">
      <w:pPr>
        <w:pStyle w:val="9"/>
        <w:bidi w:val="0"/>
        <w:rPr>
          <w:rFonts w:hint="default"/>
          <w:lang w:val="en-US" w:eastAsia="zh-CN"/>
        </w:rPr>
      </w:pPr>
      <w:r>
        <w:rPr>
          <w:rFonts w:hint="default"/>
          <w:lang w:val="en-US" w:eastAsia="zh-CN"/>
        </w:rPr>
        <w:t>科技专家/人才直接关系</w:t>
      </w:r>
    </w:p>
    <w:p w14:paraId="51E957A7">
      <w:pPr>
        <w:rPr>
          <w:rFonts w:hint="default"/>
          <w:lang w:val="en-US" w:eastAsia="zh-CN"/>
        </w:rPr>
      </w:pPr>
      <w:r>
        <w:rPr>
          <w:rFonts w:hint="default"/>
          <w:lang w:val="en-US" w:eastAsia="zh-CN"/>
        </w:rPr>
        <w:t>科技专家/人才直接关系是挖掘科研合作网络、支撑科研管理决策、提升人才关联分析精准度的核心支撑模块。其核心目标是破解传统专家合作关系梳理效率低、分类模糊、溯源困难、信息碎片化等痛点，兼顾科研分析、科研管理等多场景、多角色的差异化需求，构建全流程、规范化的专家/人才直接关系管理服务体系。实现专家/人才直接关系的精准化识别、精细化分类、规范化溯源，为科研合作分析、人才关联挖掘及科研管理决策提供坚实的数据支撑，助力提升科研管理效能与人才分析科学性。</w:t>
      </w:r>
    </w:p>
    <w:p w14:paraId="703A6D73">
      <w:pPr>
        <w:rPr>
          <w:rFonts w:hint="default"/>
          <w:lang w:val="en-US" w:eastAsia="zh-CN"/>
        </w:rPr>
      </w:pPr>
      <w:r>
        <w:rPr>
          <w:rFonts w:hint="default"/>
          <w:lang w:val="en-US" w:eastAsia="zh-CN"/>
        </w:rPr>
        <w:t>科技专家/人才直接关系</w:t>
      </w:r>
      <w:r>
        <w:rPr>
          <w:rFonts w:hint="eastAsia"/>
          <w:lang w:val="en-US" w:eastAsia="zh-CN"/>
        </w:rPr>
        <w:t>需要提供的功能包括</w:t>
      </w:r>
      <w:r>
        <w:rPr>
          <w:rFonts w:hint="default"/>
          <w:lang w:val="en-US" w:eastAsia="zh-CN"/>
        </w:rPr>
        <w:t>直接关系识别与构建</w:t>
      </w:r>
      <w:r>
        <w:rPr>
          <w:rFonts w:hint="eastAsia"/>
          <w:lang w:val="en-US" w:eastAsia="zh-CN"/>
        </w:rPr>
        <w:t>、</w:t>
      </w:r>
      <w:r>
        <w:rPr>
          <w:rFonts w:hint="default"/>
          <w:lang w:val="en-US" w:eastAsia="zh-CN"/>
        </w:rPr>
        <w:t>关系类型精准分类</w:t>
      </w:r>
      <w:r>
        <w:rPr>
          <w:rFonts w:hint="eastAsia"/>
          <w:lang w:val="en-US" w:eastAsia="zh-CN"/>
        </w:rPr>
        <w:t>、</w:t>
      </w:r>
      <w:r>
        <w:rPr>
          <w:rFonts w:hint="default"/>
          <w:lang w:val="en-US" w:eastAsia="zh-CN"/>
        </w:rPr>
        <w:t>关系上下文信息记录</w:t>
      </w:r>
      <w:r>
        <w:rPr>
          <w:rFonts w:hint="eastAsia"/>
          <w:lang w:val="en-US" w:eastAsia="zh-CN"/>
        </w:rPr>
        <w:t>。</w:t>
      </w:r>
    </w:p>
    <w:p w14:paraId="1E891AAD">
      <w:pPr>
        <w:pStyle w:val="10"/>
        <w:bidi w:val="0"/>
        <w:rPr>
          <w:rFonts w:hint="default"/>
          <w:lang w:val="en-US" w:eastAsia="zh-CN"/>
        </w:rPr>
      </w:pPr>
      <w:r>
        <w:rPr>
          <w:rFonts w:hint="default"/>
          <w:lang w:val="en-US" w:eastAsia="zh-CN"/>
        </w:rPr>
        <w:t>直接关系识别与构建</w:t>
      </w:r>
    </w:p>
    <w:p w14:paraId="22D0CAB9">
      <w:pPr>
        <w:bidi w:val="0"/>
        <w:rPr>
          <w:rFonts w:hint="default"/>
          <w:lang w:val="en-US" w:eastAsia="zh-CN"/>
        </w:rPr>
      </w:pPr>
      <w:r>
        <w:rPr>
          <w:lang w:val="en-US" w:eastAsia="zh-CN"/>
        </w:rPr>
        <w:t>为满足用户对海量论文与专利中专家直接合作关系进行精准挖掘、系统化构建的需求，解决人工梳理效率低下、关系提取精准度不足、合作信息难以整合的问题，需依托相关数据完成专家合作关系的自动化挖掘与结构化构建，支撑上层人才关联分析等相关应用，完成数据接入解析、关系提取及语义匹配算法落地应用，实现专家合作关系的精准识别与关联构建。</w:t>
      </w:r>
    </w:p>
    <w:p w14:paraId="0760F50B">
      <w:pPr>
        <w:pStyle w:val="10"/>
        <w:bidi w:val="0"/>
        <w:rPr>
          <w:rFonts w:hint="default"/>
          <w:lang w:val="en-US" w:eastAsia="zh-CN"/>
        </w:rPr>
      </w:pPr>
      <w:r>
        <w:rPr>
          <w:rFonts w:hint="default"/>
          <w:lang w:val="en-US" w:eastAsia="zh-CN"/>
        </w:rPr>
        <w:t>关系类型精准分类</w:t>
      </w:r>
    </w:p>
    <w:p w14:paraId="4BBC099A">
      <w:pPr>
        <w:bidi w:val="0"/>
        <w:rPr>
          <w:rFonts w:hint="default"/>
          <w:lang w:val="en-US" w:eastAsia="zh-CN"/>
        </w:rPr>
      </w:pPr>
      <w:r>
        <w:rPr>
          <w:lang w:val="en-US" w:eastAsia="zh-CN"/>
        </w:rPr>
        <w:t>为满足用户对专家直接合作关系进行精细化分类、支撑多维度科研分析与科研管理决策的需求，解决合作关系类型界定模糊、无法适配多维度分析的问题，提升专家关系网络的实用性，需通过配置分类规则、提取场景特征及完成精准校验，对专家直接合作关系开展精细化分类，支撑各类合作场景的专项分析与科研管理决策工作，实现多类合作关系的精准分类</w:t>
      </w:r>
      <w:r>
        <w:rPr>
          <w:rFonts w:hint="eastAsia"/>
          <w:lang w:val="en-US" w:eastAsia="zh-CN"/>
        </w:rPr>
        <w:t>。</w:t>
      </w:r>
    </w:p>
    <w:p w14:paraId="3A361D27">
      <w:pPr>
        <w:pStyle w:val="10"/>
        <w:bidi w:val="0"/>
        <w:rPr>
          <w:rFonts w:hint="default"/>
          <w:lang w:val="en-US" w:eastAsia="zh-CN"/>
        </w:rPr>
      </w:pPr>
      <w:r>
        <w:rPr>
          <w:rFonts w:hint="default"/>
          <w:lang w:val="en-US" w:eastAsia="zh-CN"/>
        </w:rPr>
        <w:t>关系上下文信息记录</w:t>
      </w:r>
    </w:p>
    <w:p w14:paraId="284F86D8">
      <w:pPr>
        <w:rPr>
          <w:rFonts w:hint="default"/>
          <w:lang w:val="en-US" w:eastAsia="zh-CN"/>
        </w:rPr>
      </w:pPr>
      <w:r>
        <w:rPr>
          <w:rFonts w:hint="default"/>
          <w:lang w:val="en-US" w:eastAsia="zh-CN"/>
        </w:rPr>
        <w:t>为满足用户对专家合作关系全流程溯源、构建可追溯结构化数据的需求，解决合作关系缺乏上下文支撑、难以溯源、信息碎片化的问题，提升数据可信度，需提取上下文信息、绑定成果标识符，完整记录合作关系上下文信息并形成可追溯的结构化数据，完成结构化存储与溯源管理，支撑科研管理相关工作有序开展。</w:t>
      </w:r>
    </w:p>
    <w:p w14:paraId="4A441E78">
      <w:pPr>
        <w:pStyle w:val="9"/>
        <w:bidi w:val="0"/>
        <w:rPr>
          <w:rFonts w:hint="default"/>
          <w:lang w:val="en-US" w:eastAsia="zh-CN"/>
        </w:rPr>
      </w:pPr>
      <w:r>
        <w:rPr>
          <w:rFonts w:hint="default"/>
          <w:lang w:val="en-US" w:eastAsia="zh-CN"/>
        </w:rPr>
        <w:t>科技单节点间接关系</w:t>
      </w:r>
    </w:p>
    <w:p w14:paraId="65A40A45">
      <w:pPr>
        <w:rPr>
          <w:rFonts w:hint="default"/>
          <w:lang w:val="en-US" w:eastAsia="zh-CN"/>
        </w:rPr>
      </w:pPr>
      <w:r>
        <w:rPr>
          <w:rFonts w:hint="default"/>
          <w:lang w:val="en-US" w:eastAsia="zh-CN"/>
        </w:rPr>
        <w:t>科技单节点间接关系是拓展科研合作网络、挖掘潜在人才关联、支撑精准科研决策的核心支撑模块。其核心目标是破解传统间接关系挖掘覆盖有限、关联逻辑模糊、强度无法量化、优先级难以区分等痛点，兼顾科研分析、人才挖掘等多场景、多角色的差异化需求，构建全流程、规范化的单节点间接关系管理服务体系，实现科技单节点间接关系的高效挖掘、路径可视化、强度量化与类型标注，为潜在合作挖掘、人才关联分析及科研决策提供坚实的数据支撑，助力拓展科研合作边界、提升人才挖掘与科研决策的精准度。</w:t>
      </w:r>
    </w:p>
    <w:p w14:paraId="479F9902">
      <w:pPr>
        <w:rPr>
          <w:rFonts w:hint="default"/>
          <w:lang w:val="en-US" w:eastAsia="zh-CN"/>
        </w:rPr>
      </w:pPr>
      <w:r>
        <w:rPr>
          <w:rFonts w:hint="eastAsia"/>
          <w:lang w:val="en-US" w:eastAsia="zh-CN"/>
        </w:rPr>
        <w:t>科技单节点间接关系需要提供的功能包括间接关系挖掘、关系路径分析与传递推理、关联强度计算与关系标注。</w:t>
      </w:r>
    </w:p>
    <w:p w14:paraId="555924A4">
      <w:pPr>
        <w:pStyle w:val="10"/>
        <w:bidi w:val="0"/>
        <w:rPr>
          <w:rFonts w:hint="default"/>
          <w:lang w:val="en-US" w:eastAsia="zh-CN"/>
        </w:rPr>
      </w:pPr>
      <w:r>
        <w:rPr>
          <w:rFonts w:hint="default"/>
          <w:lang w:val="en-US" w:eastAsia="zh-CN"/>
        </w:rPr>
        <w:t>间接关系挖掘</w:t>
      </w:r>
    </w:p>
    <w:p w14:paraId="7754E8E2">
      <w:pPr>
        <w:rPr>
          <w:rFonts w:hint="default"/>
          <w:lang w:val="en-US" w:eastAsia="zh-CN"/>
        </w:rPr>
      </w:pPr>
      <w:r>
        <w:rPr>
          <w:rFonts w:hint="default"/>
          <w:lang w:val="en-US" w:eastAsia="zh-CN"/>
        </w:rPr>
        <w:t>为满足用户从千万学者中以任一专家为核心节点挖掘潜在间接关联节点的需求，解决传统方式无法覆盖多度关联、难以从海量学者数据中高效定位潜在关联节点的问题，该功能将通过多度路径分析与关系传递推理，实现以指定专家为核心节点的潜在间接关联节点自动化挖掘，适配千万学者规模的数据检索需求。</w:t>
      </w:r>
    </w:p>
    <w:p w14:paraId="5BC8629A">
      <w:pPr>
        <w:pStyle w:val="10"/>
        <w:bidi w:val="0"/>
        <w:rPr>
          <w:rFonts w:hint="default"/>
          <w:lang w:val="en-US" w:eastAsia="zh-CN"/>
        </w:rPr>
      </w:pPr>
      <w:r>
        <w:rPr>
          <w:rFonts w:hint="default"/>
          <w:lang w:val="en-US" w:eastAsia="zh-CN"/>
        </w:rPr>
        <w:t>关系路径分析与传递推理</w:t>
      </w:r>
    </w:p>
    <w:p w14:paraId="5AAEA6F6">
      <w:pPr>
        <w:rPr>
          <w:rFonts w:hint="default"/>
          <w:lang w:val="en-US" w:eastAsia="zh-CN"/>
        </w:rPr>
      </w:pPr>
      <w:r>
        <w:rPr>
          <w:rFonts w:hint="default"/>
          <w:lang w:val="en-US" w:eastAsia="zh-CN"/>
        </w:rPr>
        <w:t>为满足用户清晰追溯间接关联逻辑、直观查看关联来源的需求，解决间接关系缺乏可追溯路径、关联逻辑模糊难以验证合理性的问题，该功能将清晰梳理间接关系的完整传递路径（如通过共同合作者关联），并以可视化形式呈现，助力用户精准理解专家间间接关联的形成逻辑。</w:t>
      </w:r>
    </w:p>
    <w:p w14:paraId="5F06DD23">
      <w:pPr>
        <w:pStyle w:val="10"/>
        <w:bidi w:val="0"/>
        <w:rPr>
          <w:rFonts w:hint="default"/>
          <w:lang w:val="en-US" w:eastAsia="zh-CN"/>
        </w:rPr>
      </w:pPr>
      <w:r>
        <w:rPr>
          <w:rFonts w:hint="default"/>
          <w:lang w:val="en-US" w:eastAsia="zh-CN"/>
        </w:rPr>
        <w:t>关联强度计算与关系标注</w:t>
      </w:r>
    </w:p>
    <w:p w14:paraId="5B076D12">
      <w:pPr>
        <w:rPr>
          <w:rFonts w:hint="default"/>
          <w:lang w:val="en-US" w:eastAsia="zh-CN"/>
        </w:rPr>
      </w:pPr>
      <w:r>
        <w:rPr>
          <w:rFonts w:hint="default"/>
          <w:lang w:val="en-US" w:eastAsia="zh-CN"/>
        </w:rPr>
        <w:t>为满足用户量化评估专家间间接关联紧密程度、明确关联性质以支撑决策的需求，解决间接关系无量化指标、关系类型模糊无法区分关联优先级的问题，该功能将依据路径长度、中间节点影响力等因素计算间接关系的关联强度，同时对关系具体类型进行标注，输出结构化的关联分析结果。</w:t>
      </w:r>
    </w:p>
    <w:p w14:paraId="32BA2A8A">
      <w:pPr>
        <w:pStyle w:val="9"/>
        <w:bidi w:val="0"/>
        <w:rPr>
          <w:rFonts w:hint="default"/>
          <w:lang w:val="en-US" w:eastAsia="zh-CN"/>
        </w:rPr>
      </w:pPr>
      <w:r>
        <w:rPr>
          <w:rFonts w:hint="default"/>
          <w:lang w:val="en-US" w:eastAsia="zh-CN"/>
        </w:rPr>
        <w:t>科技两点合作成果</w:t>
      </w:r>
    </w:p>
    <w:p w14:paraId="13987B89">
      <w:pPr>
        <w:rPr>
          <w:rFonts w:hint="default"/>
          <w:lang w:val="en-US" w:eastAsia="zh-CN"/>
        </w:rPr>
      </w:pPr>
      <w:r>
        <w:rPr>
          <w:rFonts w:hint="default"/>
          <w:lang w:val="en-US" w:eastAsia="zh-CN"/>
        </w:rPr>
        <w:t>科技两点合作成果是精准梳理专家间合作实绩、量化合作价值、支撑科研合作分析与决策的核心支撑模块。其核心目标是破解传统两位专家合作成果筛选效率低、易遗漏、分类混乱、贡献与模式难以界定等痛点，兼顾科研分析、合作价值评估等多场景、多角色的差异化需求，构建全流程、规范化的两点合作成果管理服务体系，实现合作成果的高效提取汇总、多维统计分析及合作贡献与模式的精准研判，为专家合作价值评估、科研合作布局优化及相关决策提供坚实的数据支撑，助力提升科研合作分析的精准度与高效性。</w:t>
      </w:r>
    </w:p>
    <w:p w14:paraId="29724825">
      <w:pPr>
        <w:rPr>
          <w:rFonts w:hint="default"/>
          <w:lang w:val="en-US" w:eastAsia="zh-CN"/>
        </w:rPr>
      </w:pPr>
      <w:r>
        <w:rPr>
          <w:rFonts w:hint="default"/>
          <w:lang w:val="en-US" w:eastAsia="zh-CN"/>
        </w:rPr>
        <w:t>科技两点合作成果</w:t>
      </w:r>
      <w:r>
        <w:rPr>
          <w:rFonts w:hint="eastAsia"/>
          <w:lang w:val="en-US" w:eastAsia="zh-CN"/>
        </w:rPr>
        <w:t>需要提供的功能包括合作成果提取与汇总、成果多维统计与分析、合作贡献与模式分析。</w:t>
      </w:r>
    </w:p>
    <w:p w14:paraId="13D07C43">
      <w:pPr>
        <w:pStyle w:val="10"/>
        <w:bidi w:val="0"/>
        <w:rPr>
          <w:rFonts w:hint="default"/>
          <w:lang w:val="en-US" w:eastAsia="zh-CN"/>
        </w:rPr>
      </w:pPr>
      <w:r>
        <w:rPr>
          <w:rFonts w:hint="default"/>
          <w:lang w:val="en-US" w:eastAsia="zh-CN"/>
        </w:rPr>
        <w:t>合作成果提取与汇总</w:t>
      </w:r>
    </w:p>
    <w:p w14:paraId="2251F365">
      <w:pPr>
        <w:rPr>
          <w:rFonts w:hint="default"/>
          <w:lang w:val="en-US" w:eastAsia="zh-CN"/>
        </w:rPr>
      </w:pPr>
      <w:r>
        <w:rPr>
          <w:rFonts w:hint="default"/>
          <w:lang w:val="en-US" w:eastAsia="zh-CN"/>
        </w:rPr>
        <w:t>为满足用户针对任意两位专家汇总全部合作成果的需求，解决人工从海量论文、专利、基金项目数据中筛选合作成果效率低、易遗漏的问题，该功能通过成果关联算法，自动从论文、专利、基金项目数据中提取并汇总指定两位专家的全部合作成果，实现合作成果的高效整合。</w:t>
      </w:r>
    </w:p>
    <w:p w14:paraId="2B1DCB91">
      <w:pPr>
        <w:pStyle w:val="10"/>
        <w:bidi w:val="0"/>
        <w:rPr>
          <w:rFonts w:hint="default"/>
          <w:lang w:val="en-US" w:eastAsia="zh-CN"/>
        </w:rPr>
      </w:pPr>
      <w:r>
        <w:rPr>
          <w:rFonts w:hint="default"/>
          <w:lang w:val="en-US" w:eastAsia="zh-CN"/>
        </w:rPr>
        <w:t>成果多维统计与分析</w:t>
      </w:r>
    </w:p>
    <w:p w14:paraId="7540746E">
      <w:pPr>
        <w:rPr>
          <w:rFonts w:hint="default"/>
          <w:lang w:val="en-US" w:eastAsia="zh-CN"/>
        </w:rPr>
      </w:pPr>
      <w:r>
        <w:rPr>
          <w:rFonts w:hint="default"/>
          <w:lang w:val="en-US" w:eastAsia="zh-CN"/>
        </w:rPr>
        <w:t>为满足用户对两位专家合作成果进行精细化梳理、精准掌握成果分布及详情的需求，解决合作成果缺乏系统分类、关键信息不便查询的问题，该功能可对合作成果开展多维统计与分类，同时标注各成果的发表/授权年份、所属技术领域及相关奖项或评价信息，形成全面的成果分析结果。</w:t>
      </w:r>
    </w:p>
    <w:p w14:paraId="20D499E2">
      <w:pPr>
        <w:pStyle w:val="10"/>
        <w:bidi w:val="0"/>
        <w:rPr>
          <w:rFonts w:hint="default"/>
          <w:lang w:val="en-US" w:eastAsia="zh-CN"/>
        </w:rPr>
      </w:pPr>
      <w:r>
        <w:rPr>
          <w:rFonts w:hint="default"/>
          <w:lang w:val="en-US" w:eastAsia="zh-CN"/>
        </w:rPr>
        <w:t>合作贡献与模式分析</w:t>
      </w:r>
    </w:p>
    <w:p w14:paraId="17C3F254">
      <w:pPr>
        <w:rPr>
          <w:rFonts w:hint="default"/>
          <w:lang w:val="en-US" w:eastAsia="zh-CN"/>
        </w:rPr>
      </w:pPr>
      <w:r>
        <w:rPr>
          <w:rFonts w:hint="default"/>
          <w:lang w:val="en-US" w:eastAsia="zh-CN"/>
        </w:rPr>
        <w:t>为满足用户评估两位专家合作深度与价值、明确合作特征的需求，解决无法量化双方核心贡献、难以区分合作模式的问题，该功能可分析合作成果中两位专家的核心贡献，识别长期合作、短期项目合作等不同合作模式，为合作价值评估提供支撑。</w:t>
      </w:r>
    </w:p>
    <w:p w14:paraId="1697DACA">
      <w:pPr>
        <w:pStyle w:val="9"/>
        <w:bidi w:val="0"/>
        <w:rPr>
          <w:rFonts w:hint="default"/>
          <w:lang w:val="en-US" w:eastAsia="zh-CN"/>
        </w:rPr>
      </w:pPr>
      <w:r>
        <w:rPr>
          <w:rFonts w:hint="default"/>
          <w:lang w:val="en-US" w:eastAsia="zh-CN"/>
        </w:rPr>
        <w:t>科技专家同事关系</w:t>
      </w:r>
    </w:p>
    <w:p w14:paraId="32B10B3A">
      <w:pPr>
        <w:rPr>
          <w:rFonts w:hint="default"/>
          <w:lang w:val="en-US" w:eastAsia="zh-CN"/>
        </w:rPr>
      </w:pPr>
      <w:r>
        <w:rPr>
          <w:rFonts w:hint="default"/>
          <w:lang w:val="en-US" w:eastAsia="zh-CN"/>
        </w:rPr>
        <w:t>科技专家同事关系是挖掘专家职业关联、追溯协作背景、支撑科研人才网络分析的核心支撑模块。其核心目标是破解传统专家同事关系梳理效率低、覆盖不全面、时段不明确、背景模糊、协作成果脱节等痛点，兼顾科研人才分析、职业关联追溯等多场景、多角色的差异化需求，构建全流程、规范化的专家同事关系管理服务体系，实现同事关系的精准推理构建、时段与背景清晰判定及协作成果一体化呈现，为专家职业关联分析、科研协作追溯及人才网络挖掘提供坚实的数据支撑，助力提升科研人才分析的全面性与精准性。</w:t>
      </w:r>
    </w:p>
    <w:p w14:paraId="7B51FE5D">
      <w:pPr>
        <w:rPr>
          <w:rFonts w:hint="default"/>
          <w:lang w:val="en-US" w:eastAsia="zh-CN"/>
        </w:rPr>
      </w:pPr>
      <w:r>
        <w:rPr>
          <w:rFonts w:hint="default"/>
          <w:lang w:val="en-US" w:eastAsia="zh-CN"/>
        </w:rPr>
        <w:t>科技专家同事关系</w:t>
      </w:r>
      <w:r>
        <w:rPr>
          <w:rFonts w:hint="eastAsia"/>
          <w:lang w:val="en-US" w:eastAsia="zh-CN"/>
        </w:rPr>
        <w:t>需要提供的功能包括同事关系推理构建、关系时段与背景判定、同事期间协作关联。</w:t>
      </w:r>
    </w:p>
    <w:p w14:paraId="1E4F7FEB">
      <w:pPr>
        <w:pStyle w:val="10"/>
        <w:bidi w:val="0"/>
        <w:rPr>
          <w:rFonts w:hint="default"/>
          <w:lang w:val="en-US" w:eastAsia="zh-CN"/>
        </w:rPr>
      </w:pPr>
      <w:r>
        <w:rPr>
          <w:rFonts w:hint="default"/>
          <w:lang w:val="en-US" w:eastAsia="zh-CN"/>
        </w:rPr>
        <w:t>同事关系推理构建</w:t>
      </w:r>
    </w:p>
    <w:p w14:paraId="53498578">
      <w:pPr>
        <w:rPr>
          <w:rFonts w:hint="default"/>
          <w:lang w:val="en-US" w:eastAsia="zh-CN"/>
        </w:rPr>
      </w:pPr>
      <w:r>
        <w:rPr>
          <w:rFonts w:hint="default"/>
          <w:lang w:val="en-US" w:eastAsia="zh-CN"/>
        </w:rPr>
        <w:t>为满足用户基于学者工作经历数据挖掘专家不同时期同事关系的需求，解决人工比对任职信息效率低、同事关系梳理不全面的问题，该功能依托学者工作经历数据，运用任职时间与机构匹配算法，自动推理并构建专家在不同时期的同事关系，实现同事关系的规模化、精准化构建。</w:t>
      </w:r>
    </w:p>
    <w:p w14:paraId="72B145D9">
      <w:pPr>
        <w:pStyle w:val="10"/>
        <w:bidi w:val="0"/>
        <w:rPr>
          <w:rFonts w:hint="default"/>
          <w:lang w:val="en-US" w:eastAsia="zh-CN"/>
        </w:rPr>
      </w:pPr>
      <w:r>
        <w:rPr>
          <w:rFonts w:hint="default"/>
          <w:lang w:val="en-US" w:eastAsia="zh-CN"/>
        </w:rPr>
        <w:t>关系时段与背景判定</w:t>
      </w:r>
    </w:p>
    <w:p w14:paraId="2A9537CC">
      <w:pPr>
        <w:rPr>
          <w:rFonts w:hint="default"/>
          <w:lang w:val="en-US" w:eastAsia="zh-CN"/>
        </w:rPr>
      </w:pPr>
      <w:r>
        <w:rPr>
          <w:rFonts w:hint="default"/>
          <w:lang w:val="en-US" w:eastAsia="zh-CN"/>
        </w:rPr>
        <w:t>为满足用户明确专家同事关系存续周期、掌握关联背景的需求，解决同事关系无明确时间范围、发生背景模糊的问题，该功能可精准判断同事关系的生效与截止时段，同时标注关系发生的具体团队、部门或项目组背景，为同事关系的深度分析提供支撑。</w:t>
      </w:r>
    </w:p>
    <w:p w14:paraId="0BC2D404">
      <w:pPr>
        <w:pStyle w:val="10"/>
        <w:bidi w:val="0"/>
        <w:rPr>
          <w:rFonts w:hint="default"/>
          <w:lang w:val="en-US" w:eastAsia="zh-CN"/>
        </w:rPr>
      </w:pPr>
      <w:r>
        <w:rPr>
          <w:rFonts w:hint="default"/>
          <w:lang w:val="en-US" w:eastAsia="zh-CN"/>
        </w:rPr>
        <w:t>同事期间协作关联</w:t>
      </w:r>
    </w:p>
    <w:p w14:paraId="06DB1F3A">
      <w:pPr>
        <w:rPr>
          <w:rFonts w:hint="default"/>
          <w:lang w:val="en-US" w:eastAsia="zh-CN"/>
        </w:rPr>
      </w:pPr>
      <w:r>
        <w:rPr>
          <w:rFonts w:hint="default"/>
          <w:lang w:val="en-US" w:eastAsia="zh-CN"/>
        </w:rPr>
        <w:t>为满足用户追溯专家同事期间合作成果、量化协作关联的需求，解决同事关系与合作成果脱节、无法直观呈现协作成效的问题，该功能可自动关联并展示在同事关系存续期间，双方共同产出的论文、专利等合作成果，实现同事关系与协作成果的一体化呈现。</w:t>
      </w:r>
    </w:p>
    <w:p w14:paraId="5CBC95D4">
      <w:pPr>
        <w:pStyle w:val="9"/>
        <w:bidi w:val="0"/>
        <w:rPr>
          <w:rFonts w:hint="default"/>
          <w:lang w:val="en-US" w:eastAsia="zh-CN"/>
        </w:rPr>
      </w:pPr>
      <w:r>
        <w:rPr>
          <w:rFonts w:hint="default"/>
          <w:lang w:val="en-US" w:eastAsia="zh-CN"/>
        </w:rPr>
        <w:t>科技专家校友关系</w:t>
      </w:r>
    </w:p>
    <w:p w14:paraId="7C50F318">
      <w:pPr>
        <w:rPr>
          <w:rFonts w:hint="default"/>
          <w:lang w:val="en-US" w:eastAsia="zh-CN"/>
        </w:rPr>
      </w:pPr>
      <w:r>
        <w:rPr>
          <w:rFonts w:hint="default"/>
          <w:lang w:val="en-US" w:eastAsia="zh-CN"/>
        </w:rPr>
        <w:t>科技专家校友关系是挖掘专家教育关联、梳理学术与职业互动轨迹、支撑科研人才网络深度分析的核心支撑模块。其核心目标是破解传统专家校友关系识别效率低、精准度不足、无法规模化梳理、类型无细分、关键维度缺失、互动信息脱节等痛点，兼顾科研人才分析、学术合作挖掘、职业关联追溯等多场景、多角色的差异化需求，构建全流程、规范化的专家校友关系管理服务体系，实现校友关系的自动化精准识别构建、类型细分与核心维度全面记录及互动成果一体化呈现，为专家教育关联分析、学术与职业协作挖掘及人才网络拓展提供坚实的数据支撑，助力提升科研人才分析的深度与精准性。</w:t>
      </w:r>
    </w:p>
    <w:p w14:paraId="422FD51C">
      <w:pPr>
        <w:rPr>
          <w:rFonts w:hint="default"/>
          <w:lang w:val="en-US" w:eastAsia="zh-CN"/>
        </w:rPr>
      </w:pPr>
      <w:r>
        <w:rPr>
          <w:rFonts w:hint="default"/>
          <w:lang w:val="en-US" w:eastAsia="zh-CN"/>
        </w:rPr>
        <w:t>科技专家校友关系</w:t>
      </w:r>
      <w:r>
        <w:rPr>
          <w:rFonts w:hint="eastAsia"/>
          <w:lang w:val="en-US" w:eastAsia="zh-CN"/>
        </w:rPr>
        <w:t>需要提供的功能包括校友关系识别构建、关系细分与维度记录、校友互动关联。</w:t>
      </w:r>
    </w:p>
    <w:p w14:paraId="3C6A0C72">
      <w:pPr>
        <w:pStyle w:val="10"/>
        <w:bidi w:val="0"/>
        <w:rPr>
          <w:rFonts w:hint="default"/>
          <w:lang w:val="en-US" w:eastAsia="zh-CN"/>
        </w:rPr>
      </w:pPr>
      <w:r>
        <w:rPr>
          <w:rFonts w:hint="default"/>
          <w:lang w:val="en-US" w:eastAsia="zh-CN"/>
        </w:rPr>
        <w:t>校友关系识别构建</w:t>
      </w:r>
    </w:p>
    <w:p w14:paraId="043C0257">
      <w:pPr>
        <w:rPr>
          <w:rFonts w:hint="default"/>
          <w:lang w:val="en-US" w:eastAsia="zh-CN"/>
        </w:rPr>
      </w:pPr>
      <w:r>
        <w:rPr>
          <w:rFonts w:hint="default"/>
          <w:lang w:val="en-US" w:eastAsia="zh-CN"/>
        </w:rPr>
        <w:t>为满足用户基于学者详细教育经历数据挖掘专家间校友关系的需求，解决人工比对教育信息效率低、校友关系识别不精准且无法规模化梳理的问题，该功能依托学者详细教育经历数据，运用院校与时间匹配算法，精准识别并构建专家间的校友关系，实现校友关系的自动化、规模化构建。</w:t>
      </w:r>
    </w:p>
    <w:p w14:paraId="15D5D9B9">
      <w:pPr>
        <w:pStyle w:val="10"/>
        <w:bidi w:val="0"/>
        <w:rPr>
          <w:rFonts w:hint="default"/>
          <w:lang w:val="en-US" w:eastAsia="zh-CN"/>
        </w:rPr>
      </w:pPr>
      <w:r>
        <w:rPr>
          <w:rFonts w:hint="default"/>
          <w:lang w:val="en-US" w:eastAsia="zh-CN"/>
        </w:rPr>
        <w:t>关系细分与维度记录</w:t>
      </w:r>
    </w:p>
    <w:p w14:paraId="3CE2ECAD">
      <w:pPr>
        <w:rPr>
          <w:rFonts w:hint="default"/>
          <w:lang w:val="en-US" w:eastAsia="zh-CN"/>
        </w:rPr>
      </w:pPr>
      <w:r>
        <w:rPr>
          <w:rFonts w:hint="default"/>
          <w:lang w:val="en-US" w:eastAsia="zh-CN"/>
        </w:rPr>
        <w:t>为满足用户精细化区分校友关系类型、掌握校友关联核心信息的需求，解决校友关系无细分分类、关键关联维度缺失的问题，该功能可对校友关系进行精准细分，涵盖校友、院友等类型，同时全面记录关联的具体院校、院系、入学年份等核心维度，为校友关系的深度研判提供结构化数据支撑。</w:t>
      </w:r>
    </w:p>
    <w:p w14:paraId="1C3B8DF2">
      <w:pPr>
        <w:pStyle w:val="10"/>
        <w:bidi w:val="0"/>
        <w:rPr>
          <w:rFonts w:hint="default"/>
          <w:lang w:val="en-US" w:eastAsia="zh-CN"/>
        </w:rPr>
      </w:pPr>
      <w:r>
        <w:rPr>
          <w:rFonts w:hint="default"/>
          <w:lang w:val="en-US" w:eastAsia="zh-CN"/>
        </w:rPr>
        <w:t>校友互动关联</w:t>
      </w:r>
    </w:p>
    <w:p w14:paraId="0BC8C8CD">
      <w:pPr>
        <w:rPr>
          <w:rFonts w:hint="default"/>
          <w:lang w:val="en-US" w:eastAsia="zh-CN"/>
        </w:rPr>
      </w:pPr>
      <w:r>
        <w:rPr>
          <w:rFonts w:hint="default"/>
          <w:lang w:val="en-US" w:eastAsia="zh-CN"/>
        </w:rPr>
        <w:t>为满足用户追溯校友间后续互动轨迹、挖掘学术与职业合作价值的需求，解决校友关系与后续互动信息脱节、无法直观呈现协作关联的问题，该功能可自动关联并展示校友之间在学术、职业等方面的后续互动与合作信息，实现校友关系与互动成果的一体化呈现。</w:t>
      </w:r>
    </w:p>
    <w:p w14:paraId="3A5905E5">
      <w:pPr>
        <w:pStyle w:val="9"/>
        <w:bidi w:val="0"/>
        <w:rPr>
          <w:rFonts w:hint="default"/>
          <w:lang w:val="en-US" w:eastAsia="zh-CN"/>
        </w:rPr>
      </w:pPr>
      <w:r>
        <w:rPr>
          <w:rFonts w:hint="default"/>
          <w:lang w:val="en-US" w:eastAsia="zh-CN"/>
        </w:rPr>
        <w:t>科技专家论文合作关系</w:t>
      </w:r>
    </w:p>
    <w:p w14:paraId="5EBDB08E">
      <w:pPr>
        <w:rPr>
          <w:rFonts w:hint="default"/>
          <w:lang w:val="en-US" w:eastAsia="zh-CN"/>
        </w:rPr>
      </w:pPr>
      <w:r>
        <w:rPr>
          <w:rFonts w:hint="default"/>
          <w:lang w:val="en-US" w:eastAsia="zh-CN"/>
        </w:rPr>
        <w:t>科技专家论文合作关系是搭建全球化科研协作网络、量化协作成效、挖掘协作价值与学术影响力的核心支撑模块。其核心目标是破解传统论文合作关系梳理中身份易混淆、覆盖不全面、海量数据处理低效、量化指标缺失、网络结构难拆解、影响力难研判等痛点，兼顾科研协作分析、学术影响力评估、核心团队挖掘等多场景、多角色的差异化需求，构建全流程、规范化的专家论文合作关系管理服务体系，实现论文合作关系的规模化精准搭建、协作数据量化统计及合作网络与影响力深度分析，为科研协作网络构建、协作成效评估、研究方向挖掘及学术影响力研判提供坚实的数据支撑，助力提升科研协作分析的全面性与学术决策的科学性。</w:t>
      </w:r>
    </w:p>
    <w:p w14:paraId="72A62825">
      <w:pPr>
        <w:rPr>
          <w:rFonts w:hint="default"/>
          <w:lang w:val="en-US" w:eastAsia="zh-CN"/>
        </w:rPr>
      </w:pPr>
      <w:r>
        <w:rPr>
          <w:rFonts w:hint="default"/>
          <w:lang w:val="en-US" w:eastAsia="zh-CN"/>
        </w:rPr>
        <w:t>科技专家论文合作关系</w:t>
      </w:r>
      <w:r>
        <w:rPr>
          <w:rFonts w:hint="eastAsia"/>
          <w:lang w:val="en-US" w:eastAsia="zh-CN"/>
        </w:rPr>
        <w:t>需要提供的功能包括论文合作关系构建、合作数据量化统计、合作网络与影响力分析。</w:t>
      </w:r>
    </w:p>
    <w:p w14:paraId="2A8CBC60">
      <w:pPr>
        <w:pStyle w:val="10"/>
        <w:bidi w:val="0"/>
        <w:rPr>
          <w:rFonts w:hint="default"/>
          <w:lang w:val="en-US" w:eastAsia="zh-CN"/>
        </w:rPr>
      </w:pPr>
      <w:r>
        <w:rPr>
          <w:rFonts w:hint="default"/>
          <w:lang w:val="en-US" w:eastAsia="zh-CN"/>
        </w:rPr>
        <w:t>论文合作关系构建</w:t>
      </w:r>
    </w:p>
    <w:p w14:paraId="3BB2E1C0">
      <w:pPr>
        <w:rPr>
          <w:rFonts w:hint="default"/>
          <w:lang w:val="en-US" w:eastAsia="zh-CN"/>
        </w:rPr>
      </w:pPr>
      <w:r>
        <w:rPr>
          <w:rFonts w:hint="default"/>
          <w:lang w:val="en-US" w:eastAsia="zh-CN"/>
        </w:rPr>
        <w:t>为满足</w:t>
      </w:r>
      <w:r>
        <w:rPr>
          <w:rFonts w:hint="eastAsia"/>
          <w:lang w:val="en-US" w:eastAsia="zh-CN"/>
        </w:rPr>
        <w:t>用户</w:t>
      </w:r>
      <w:r>
        <w:rPr>
          <w:rFonts w:hint="default"/>
          <w:lang w:val="en-US" w:eastAsia="zh-CN"/>
        </w:rPr>
        <w:t>依托大规模论文作者数据搭建全球化学者论文协作关联体系的需求，解决学者身份易混淆、协作关系梳理不全面，且无法高效完成海量数据下全球合作网络搭建的难题，该功能以亿级论文作者数据为基础，通过作者身份消歧及协作频次研判算法，完成全球学者论文合作关系网络的精准搭建，实现协作关联的规模化梳理与规范化呈现。</w:t>
      </w:r>
    </w:p>
    <w:p w14:paraId="40418245">
      <w:pPr>
        <w:pStyle w:val="10"/>
        <w:bidi w:val="0"/>
        <w:rPr>
          <w:rFonts w:hint="default"/>
          <w:lang w:val="en-US" w:eastAsia="zh-CN"/>
        </w:rPr>
      </w:pPr>
      <w:r>
        <w:rPr>
          <w:rFonts w:hint="default"/>
          <w:lang w:val="en-US" w:eastAsia="zh-CN"/>
        </w:rPr>
        <w:t>合作数据量化统计</w:t>
      </w:r>
    </w:p>
    <w:p w14:paraId="7AE00D0B">
      <w:pPr>
        <w:rPr>
          <w:rFonts w:hint="default"/>
          <w:lang w:val="en-US" w:eastAsia="zh-CN"/>
        </w:rPr>
      </w:pPr>
      <w:r>
        <w:rPr>
          <w:rFonts w:hint="default"/>
          <w:lang w:val="en-US" w:eastAsia="zh-CN"/>
        </w:rPr>
        <w:t>为满足相关用户量化研判专家间论文协作紧密程度、精准把控协作成果层次的需求，解决论文协作相关数据缺乏系统性整合、核心量化指标获取效率低下的问题，该功能可完成任意两位专家间协作论文总量的精准统计，拆解协作论文所发表期刊及会议的等级分布情况，同步汇总论文被引数据等核心指标，为协作成效的科学评估提供全面的数据支撑。</w:t>
      </w:r>
    </w:p>
    <w:p w14:paraId="1BE96833">
      <w:pPr>
        <w:pStyle w:val="10"/>
        <w:bidi w:val="0"/>
        <w:rPr>
          <w:rFonts w:hint="default"/>
          <w:lang w:val="en-US" w:eastAsia="zh-CN"/>
        </w:rPr>
      </w:pPr>
      <w:r>
        <w:rPr>
          <w:rFonts w:hint="default"/>
          <w:lang w:val="en-US" w:eastAsia="zh-CN"/>
        </w:rPr>
        <w:t>合作网络与影响力分析</w:t>
      </w:r>
    </w:p>
    <w:p w14:paraId="6663033C">
      <w:pPr>
        <w:rPr>
          <w:rFonts w:hint="default"/>
          <w:lang w:val="en-US" w:eastAsia="zh-CN"/>
        </w:rPr>
      </w:pPr>
      <w:r>
        <w:rPr>
          <w:rFonts w:hint="default"/>
          <w:lang w:val="en-US" w:eastAsia="zh-CN"/>
        </w:rPr>
        <w:t>为满足用户挖掘论文协作背后的研究方向、锁定核心协作群体，以及研判协作网络价值的需求，解决难以精准拆解协作网络结构特征、无法量化协作网络对学者学术影响力赋能作用的难题，该功能可深度挖掘协作所聚焦的研究领域，精准识别长期稳定的核心协作团队，同时量化分析协作网络对学者学术影响力的助推作用，为协作价值的深度研判提供支撑。</w:t>
      </w:r>
    </w:p>
    <w:p w14:paraId="05FC0E83">
      <w:pPr>
        <w:pStyle w:val="9"/>
        <w:bidi w:val="0"/>
        <w:rPr>
          <w:rFonts w:hint="default"/>
          <w:lang w:val="en-US" w:eastAsia="zh-CN"/>
        </w:rPr>
      </w:pPr>
      <w:r>
        <w:rPr>
          <w:rFonts w:hint="default"/>
          <w:lang w:val="en-US" w:eastAsia="zh-CN"/>
        </w:rPr>
        <w:t>重点关注科技企业关系</w:t>
      </w:r>
    </w:p>
    <w:p w14:paraId="4361B536">
      <w:pPr>
        <w:rPr>
          <w:rFonts w:hint="default"/>
          <w:lang w:val="en-US" w:eastAsia="zh-CN"/>
        </w:rPr>
      </w:pPr>
      <w:r>
        <w:rPr>
          <w:rFonts w:hint="default"/>
          <w:lang w:val="en-US" w:eastAsia="zh-CN"/>
        </w:rPr>
        <w:t>重点关注科技企业关系是精准挖掘专家与重点科技企业多元关联、研判合作价值、防范合作风险的核心支撑模块。其核心目标是破解多源数据割裂导致专家与企业关联捕捉不全面、人工梳理效率低下、合作角色模糊、背景信息分散、无法联动研判等痛点，兼顾企业合作分析、合作价值评估、风险防控等多场景、多角色的差异化需求，构建全流程、规范化的重点关注科技企业关系管理服务体系，实现专家与企业多元关系的全景化搭建、角色与合作详情的精准标注及企业背景与合作关系的联动分析，为专家与企业合作适配性研判、合作价值评估及潜在风险防控提供坚实的数据支撑，助力提升企业合作决策的精准性与科学性。</w:t>
      </w:r>
    </w:p>
    <w:p w14:paraId="4340FE1F">
      <w:pPr>
        <w:rPr>
          <w:rFonts w:hint="default"/>
          <w:lang w:val="en-US" w:eastAsia="zh-CN"/>
        </w:rPr>
      </w:pPr>
      <w:r>
        <w:rPr>
          <w:rFonts w:hint="default"/>
          <w:lang w:val="en-US" w:eastAsia="zh-CN"/>
        </w:rPr>
        <w:t>重点关注科技企业关系</w:t>
      </w:r>
      <w:r>
        <w:rPr>
          <w:rFonts w:hint="eastAsia"/>
          <w:lang w:val="en-US" w:eastAsia="zh-CN"/>
        </w:rPr>
        <w:t>需要提供的功能包括专家-企业关系构建、角色与合作详情标注、企业背景关联分析。</w:t>
      </w:r>
    </w:p>
    <w:p w14:paraId="1DF60CB2">
      <w:pPr>
        <w:pStyle w:val="10"/>
        <w:bidi w:val="0"/>
        <w:rPr>
          <w:rFonts w:hint="default"/>
          <w:lang w:val="en-US" w:eastAsia="zh-CN"/>
        </w:rPr>
      </w:pPr>
      <w:r>
        <w:rPr>
          <w:rFonts w:hint="default"/>
          <w:lang w:val="en-US" w:eastAsia="zh-CN"/>
        </w:rPr>
        <w:t>专家-企业关系构建</w:t>
      </w:r>
    </w:p>
    <w:p w14:paraId="7FBDDC66">
      <w:pPr>
        <w:rPr>
          <w:rFonts w:hint="default"/>
          <w:lang w:val="en-US" w:eastAsia="zh-CN"/>
        </w:rPr>
      </w:pPr>
      <w:r>
        <w:rPr>
          <w:rFonts w:hint="default"/>
          <w:lang w:val="en-US" w:eastAsia="zh-CN"/>
        </w:rPr>
        <w:t>为满足</w:t>
      </w:r>
      <w:r>
        <w:rPr>
          <w:rFonts w:hint="eastAsia"/>
          <w:lang w:val="en-US" w:eastAsia="zh-CN"/>
        </w:rPr>
        <w:t>用户</w:t>
      </w:r>
      <w:r>
        <w:rPr>
          <w:rFonts w:hint="default"/>
          <w:lang w:val="en-US" w:eastAsia="zh-CN"/>
        </w:rPr>
        <w:t>精准挖掘重点关注科技企业与专家间关联的核心需求，破解多源数据割裂导致双方关联捕捉不全面、人工梳理任职及合作往来效率低下、易出现遗漏的痛点，该功能整合专利主体信息、学者职业履历及项目参与数据，通过多维度数据联动挖掘，全面搭建专家与重点关注科技企业间的任职、顾问协作、技术研发合作等多元关联，实现双方关系的全景化覆盖与精准化梳理。</w:t>
      </w:r>
    </w:p>
    <w:p w14:paraId="7FF76E2C">
      <w:pPr>
        <w:pStyle w:val="10"/>
        <w:bidi w:val="0"/>
        <w:rPr>
          <w:rFonts w:hint="default"/>
          <w:lang w:val="en-US" w:eastAsia="zh-CN"/>
        </w:rPr>
      </w:pPr>
      <w:r>
        <w:rPr>
          <w:rFonts w:hint="default"/>
          <w:lang w:val="en-US" w:eastAsia="zh-CN"/>
        </w:rPr>
        <w:t>角色与合作详情标注</w:t>
      </w:r>
    </w:p>
    <w:p w14:paraId="12AC8DE0">
      <w:pPr>
        <w:rPr>
          <w:rFonts w:hint="default"/>
          <w:lang w:val="en-US" w:eastAsia="zh-CN"/>
        </w:rPr>
      </w:pPr>
      <w:r>
        <w:rPr>
          <w:rFonts w:hint="default"/>
          <w:lang w:val="en-US" w:eastAsia="zh-CN"/>
        </w:rPr>
        <w:t>为满足用户精准厘清专家与企业合作定位、细化合作细节的需求，解决合作中专家角色界定模糊、核心合作信息碎片化，无法支撑合作价值深度研判的问题，该功能可明确标注专家在对应企业中的具体履职身份，细化双方合作聚焦的技术赛道、合作周期及合作模式，生成标准化的结构化合作详情台账，为合作深度与适配性分析提供精准支撑。</w:t>
      </w:r>
    </w:p>
    <w:p w14:paraId="71F45EB6">
      <w:pPr>
        <w:pStyle w:val="10"/>
        <w:bidi w:val="0"/>
        <w:rPr>
          <w:rFonts w:hint="default"/>
          <w:lang w:val="en-US" w:eastAsia="zh-CN"/>
        </w:rPr>
      </w:pPr>
      <w:r>
        <w:rPr>
          <w:rFonts w:hint="default"/>
          <w:lang w:val="en-US" w:eastAsia="zh-CN"/>
        </w:rPr>
        <w:t>企业背景关联分析</w:t>
      </w:r>
    </w:p>
    <w:p w14:paraId="17008871">
      <w:pPr>
        <w:rPr>
          <w:rFonts w:hint="default"/>
          <w:lang w:val="en-US" w:eastAsia="zh-CN"/>
        </w:rPr>
      </w:pPr>
      <w:r>
        <w:rPr>
          <w:rFonts w:hint="default"/>
          <w:lang w:val="en-US" w:eastAsia="zh-CN"/>
        </w:rPr>
        <w:t>为满足用户结合企业综合实力，科学评估专家与企业合作价值、防范合作潜在风险的需求，破解企业核心背景信息分散、无法与双方合作关系联动研判的难题，该功能可整合并呈现相关企业的行业排名、核心技术壁垒及经营态势等关键信息，实现专家与企业合作关系、企业背景信息的联动适配，助力用户高效完成合作价值研判与风险防控。</w:t>
      </w:r>
    </w:p>
    <w:p w14:paraId="305B6A38">
      <w:pPr>
        <w:pStyle w:val="9"/>
        <w:bidi w:val="0"/>
        <w:rPr>
          <w:rFonts w:hint="default"/>
          <w:lang w:val="en-US" w:eastAsia="zh-CN"/>
        </w:rPr>
      </w:pPr>
      <w:r>
        <w:rPr>
          <w:rFonts w:hint="default"/>
          <w:lang w:val="en-US" w:eastAsia="zh-CN"/>
        </w:rPr>
        <w:t>科技产业链点TOP-N事件关系</w:t>
      </w:r>
    </w:p>
    <w:p w14:paraId="39173E86">
      <w:pPr>
        <w:rPr>
          <w:rFonts w:hint="default"/>
          <w:lang w:val="en-US" w:eastAsia="zh-CN"/>
        </w:rPr>
      </w:pPr>
      <w:r>
        <w:rPr>
          <w:rFonts w:hint="default"/>
          <w:lang w:val="en-US" w:eastAsia="zh-CN"/>
        </w:rPr>
        <w:t>科技产业链点TOP-N事件关系是精准定位产业链核心事件、梳理事件与科研主体关联、研判产业发展趋势的核心支撑模块。其核心目标是破解产业链相关事件数据分散、筛选低效、影响力难判定、事件与科研主体关联脱节、产业影响与趋势难预判等痛点，兼顾产业链分析、核心事件挖掘、趋势研判、风险防控等多场景、多角色的差异化需求，构建全流程、规范化的产业链点TOP-N事件关系管理服务体系，实现高影响力事件精准筛选、事件与专家系统关联搭建及事件产业影响与发展趋势深度分析，为产业链核心事件定位、科研主体关联梳理、产业趋势预判及风险机遇挖掘提供坚实的数据支撑，助力提升产业链决策的前瞻性与精准性。</w:t>
      </w:r>
    </w:p>
    <w:p w14:paraId="7BEA98C8">
      <w:pPr>
        <w:ind w:left="0" w:leftChars="0" w:firstLine="560" w:firstLineChars="0"/>
        <w:rPr>
          <w:rFonts w:hint="default"/>
          <w:lang w:val="en-US" w:eastAsia="zh-CN"/>
        </w:rPr>
      </w:pPr>
      <w:r>
        <w:rPr>
          <w:rFonts w:hint="default"/>
          <w:lang w:val="en-US" w:eastAsia="zh-CN"/>
        </w:rPr>
        <w:t>科技产业链点TOP-N事件关系</w:t>
      </w:r>
      <w:r>
        <w:rPr>
          <w:rFonts w:hint="eastAsia"/>
          <w:lang w:val="en-US" w:eastAsia="zh-CN"/>
        </w:rPr>
        <w:t>需要提供的功能包括高影响力事件筛选、事件-专家关系构建、事件影响与发展趋势分析。</w:t>
      </w:r>
    </w:p>
    <w:p w14:paraId="447EC751">
      <w:pPr>
        <w:pStyle w:val="10"/>
        <w:bidi w:val="0"/>
        <w:rPr>
          <w:rFonts w:hint="default"/>
          <w:lang w:val="en-US" w:eastAsia="zh-CN"/>
        </w:rPr>
      </w:pPr>
      <w:r>
        <w:rPr>
          <w:rFonts w:hint="default"/>
          <w:lang w:val="en-US" w:eastAsia="zh-CN"/>
        </w:rPr>
        <w:t>高影响力事件筛选</w:t>
      </w:r>
    </w:p>
    <w:p w14:paraId="5E20C83C">
      <w:pPr>
        <w:rPr>
          <w:rFonts w:hint="default"/>
          <w:lang w:val="en-US" w:eastAsia="zh-CN"/>
        </w:rPr>
      </w:pPr>
      <w:r>
        <w:rPr>
          <w:rFonts w:hint="default"/>
          <w:lang w:val="en-US" w:eastAsia="zh-CN"/>
        </w:rPr>
        <w:t>为满足</w:t>
      </w:r>
      <w:r>
        <w:rPr>
          <w:rFonts w:hint="eastAsia"/>
          <w:lang w:val="en-US" w:eastAsia="zh-CN"/>
        </w:rPr>
        <w:t>用户</w:t>
      </w:r>
      <w:r>
        <w:rPr>
          <w:rFonts w:hint="default"/>
          <w:lang w:val="en-US" w:eastAsia="zh-CN"/>
        </w:rPr>
        <w:t>精准找到特定产业链环节核心事件的需求，解决各类事件数据分散、人工筛选慢、无法判断事件影响力大小及锁定关键事件的问题，需提供多源事件数据整合、事件影响力评估及TOP-N关键事件自动筛选功能，整合专利授权、重大项目、核心论文发表等相关数据，通过影响力评估模型分析，筛选出特定产业链环节排名前N的高价值关键事件，帮助精准、批量定位核心事件。</w:t>
      </w:r>
    </w:p>
    <w:p w14:paraId="22A9FF21">
      <w:pPr>
        <w:pStyle w:val="10"/>
        <w:bidi w:val="0"/>
        <w:rPr>
          <w:rFonts w:hint="default"/>
          <w:lang w:val="en-US" w:eastAsia="zh-CN"/>
        </w:rPr>
      </w:pPr>
      <w:r>
        <w:rPr>
          <w:rFonts w:hint="default"/>
          <w:lang w:val="en-US" w:eastAsia="zh-CN"/>
        </w:rPr>
        <w:t>事件-专家关系构建</w:t>
      </w:r>
    </w:p>
    <w:p w14:paraId="43CBA565">
      <w:pPr>
        <w:rPr>
          <w:rFonts w:hint="default"/>
          <w:lang w:val="en-US" w:eastAsia="zh-CN"/>
        </w:rPr>
      </w:pPr>
      <w:r>
        <w:rPr>
          <w:rFonts w:hint="default"/>
          <w:lang w:val="en-US" w:eastAsia="zh-CN"/>
        </w:rPr>
        <w:t>为帮助用户理清TOP-N关键事件与核心专家、人才及团队的关联，找到事件的核心参与主体，解决事件与科研人员关联分散、人工匹配耗时久且易遗漏的问题，需提供多源数据联动匹配、事件与科研主体关联搭建功能，自动匹配TOP-N关键事件与相关核心专家、人才及科研团队，建立系统的关联体系，方便精准梳理二者的对应关系。</w:t>
      </w:r>
    </w:p>
    <w:p w14:paraId="1C353C30">
      <w:pPr>
        <w:pStyle w:val="10"/>
        <w:bidi w:val="0"/>
        <w:rPr>
          <w:rFonts w:hint="default"/>
          <w:lang w:val="en-US" w:eastAsia="zh-CN"/>
        </w:rPr>
      </w:pPr>
      <w:r>
        <w:rPr>
          <w:rFonts w:hint="default"/>
          <w:lang w:val="en-US" w:eastAsia="zh-CN"/>
        </w:rPr>
        <w:t>事件影响与发展趋势分析</w:t>
      </w:r>
    </w:p>
    <w:p w14:paraId="01A6BA76">
      <w:pPr>
        <w:rPr>
          <w:rFonts w:hint="default"/>
          <w:lang w:val="en-US" w:eastAsia="zh-CN"/>
        </w:rPr>
      </w:pPr>
      <w:r>
        <w:rPr>
          <w:rFonts w:hint="default"/>
          <w:lang w:val="en-US" w:eastAsia="zh-CN"/>
        </w:rPr>
        <w:t>为帮助用户分析关键事件对产业链的深层影响、预判产业发展方向，同时挖掘发展机遇、防范潜在风险，解决无法判断事件产业价值、难以把握技术路线及竞争格局变化的问题，需提供事件产业影响分析、发展趋势预判及风险机遇挖掘功能，分析关键事件对产业链技术路线、竞争格局的影响，预判产业发展走向，为产业链风险预警和机遇挖掘提供支持。</w:t>
      </w:r>
    </w:p>
    <w:p w14:paraId="1AB1218F">
      <w:pPr>
        <w:pStyle w:val="9"/>
        <w:bidi w:val="0"/>
        <w:rPr>
          <w:rFonts w:hint="default"/>
          <w:lang w:val="en-US" w:eastAsia="zh-CN"/>
        </w:rPr>
      </w:pPr>
      <w:r>
        <w:rPr>
          <w:rFonts w:hint="default"/>
          <w:lang w:val="en-US" w:eastAsia="zh-CN"/>
        </w:rPr>
        <w:t>科技产业链全景图</w:t>
      </w:r>
    </w:p>
    <w:p w14:paraId="476397FB">
      <w:pPr>
        <w:rPr>
          <w:rFonts w:hint="default"/>
          <w:lang w:val="en-US" w:eastAsia="zh-CN"/>
        </w:rPr>
      </w:pPr>
      <w:r>
        <w:rPr>
          <w:rFonts w:hint="default"/>
          <w:lang w:val="en-US" w:eastAsia="zh-CN"/>
        </w:rPr>
        <w:t>科技产业链全景图是系统化整合产业链多元数据、直观呈现产业链布局、支撑产业链高效查询与动态研判的核心支撑模块。其核心目标是破解产业链各类数据分散割裂、缺乏系统整合、布局与关联关系不清晰、要素呈现不直观、交互性弱、数据时效性不足等痛点，兼顾产业链布局分析、核心资源查询、动态研判等多场景、多角色的差异化需求，构建全流程、规范化的科技产业链全景管理服务体系，实现产业链结构化建模、全景可视化展示及交互查询与动态更新，为用户快速把控产业链核心布局、精准定位目标信息、及时获取实时数据提供坚实支撑，助力提升产业链管理与决策的高效性、直观性与时效性。</w:t>
      </w:r>
    </w:p>
    <w:p w14:paraId="27983CEF">
      <w:pPr>
        <w:rPr>
          <w:rFonts w:hint="default"/>
          <w:lang w:val="en-US" w:eastAsia="zh-CN"/>
        </w:rPr>
      </w:pPr>
      <w:r>
        <w:rPr>
          <w:rFonts w:hint="default"/>
          <w:lang w:val="en-US" w:eastAsia="zh-CN"/>
        </w:rPr>
        <w:t>科技产业链全景图</w:t>
      </w:r>
      <w:r>
        <w:rPr>
          <w:rFonts w:hint="eastAsia"/>
          <w:lang w:val="en-US" w:eastAsia="zh-CN"/>
        </w:rPr>
        <w:t>需要提供的功能包括产业链结构化建模、全景可视化展示、交互与动态更新。</w:t>
      </w:r>
    </w:p>
    <w:p w14:paraId="0E8F5CA7">
      <w:pPr>
        <w:pStyle w:val="10"/>
        <w:bidi w:val="0"/>
        <w:rPr>
          <w:rFonts w:hint="default"/>
          <w:lang w:val="en-US" w:eastAsia="zh-CN"/>
        </w:rPr>
      </w:pPr>
      <w:r>
        <w:rPr>
          <w:rFonts w:hint="default"/>
          <w:lang w:val="en-US" w:eastAsia="zh-CN"/>
        </w:rPr>
        <w:t>产业链结构化建模</w:t>
      </w:r>
    </w:p>
    <w:p w14:paraId="15D90ED1">
      <w:pPr>
        <w:rPr>
          <w:rFonts w:hint="default"/>
          <w:lang w:val="en-US" w:eastAsia="zh-CN"/>
        </w:rPr>
      </w:pPr>
      <w:r>
        <w:rPr>
          <w:rFonts w:hint="default"/>
          <w:lang w:val="en-US" w:eastAsia="zh-CN"/>
        </w:rPr>
        <w:t>为满足用户整合全产业链多类数据、搭建完整产业链结构的需求，解决企业、技术、人才、资本等产业链数据分散割裂、缺乏系统化整合梳理的问题，需提供全产业链数据整合及知识图谱建模功能，整合各类核心数据，依托知识图谱技术构建覆盖上中下游的结构化产业链模型，实现全产业链数据的系统化整合与结构化呈现。</w:t>
      </w:r>
    </w:p>
    <w:p w14:paraId="61E86CD9">
      <w:pPr>
        <w:pStyle w:val="10"/>
        <w:bidi w:val="0"/>
        <w:rPr>
          <w:rFonts w:hint="default"/>
          <w:lang w:val="en-US" w:eastAsia="zh-CN"/>
        </w:rPr>
      </w:pPr>
      <w:r>
        <w:rPr>
          <w:rFonts w:hint="default"/>
          <w:lang w:val="en-US" w:eastAsia="zh-CN"/>
        </w:rPr>
        <w:t>全景可视化展示</w:t>
      </w:r>
    </w:p>
    <w:p w14:paraId="58CC3FD0">
      <w:pPr>
        <w:rPr>
          <w:rFonts w:hint="default"/>
          <w:lang w:val="en-US" w:eastAsia="zh-CN"/>
        </w:rPr>
      </w:pPr>
      <w:r>
        <w:rPr>
          <w:rFonts w:hint="default"/>
          <w:lang w:val="en-US" w:eastAsia="zh-CN"/>
        </w:rPr>
        <w:t>为帮助用户直观掌握产业链整体布局及各环节核心资源分布的需求，解决产业链各环节构成、关联关系及价值流向不清晰，关键技术、重点企业、核心专家等要素难以直观呈现的问题，需提供全景可视化展示功能，清晰呈现产业链各环节构成、关联关系与价值流向，精准标注各环节关键技术、重点企业及核心专家，助力用户快速把控产业链核心布局。</w:t>
      </w:r>
    </w:p>
    <w:p w14:paraId="4A5DCFD7">
      <w:pPr>
        <w:pStyle w:val="10"/>
        <w:bidi w:val="0"/>
        <w:rPr>
          <w:rFonts w:hint="default"/>
          <w:lang w:val="en-US" w:eastAsia="zh-CN"/>
        </w:rPr>
      </w:pPr>
      <w:r>
        <w:rPr>
          <w:rFonts w:hint="default"/>
          <w:lang w:val="en-US" w:eastAsia="zh-CN"/>
        </w:rPr>
        <w:t>交互与动态更新</w:t>
      </w:r>
    </w:p>
    <w:p w14:paraId="34CE19DE">
      <w:pPr>
        <w:rPr>
          <w:rFonts w:hint="default"/>
          <w:lang w:val="en-US" w:eastAsia="zh-CN"/>
        </w:rPr>
      </w:pPr>
      <w:r>
        <w:rPr>
          <w:rFonts w:hint="default"/>
          <w:lang w:val="en-US" w:eastAsia="zh-CN"/>
        </w:rPr>
        <w:t>为满足用户灵活查询、精准定位产业链目标信息，同步获取实时更新数据的需求，解决图谱交互性弱、无法按需筛选信息、底层数据更新后图谱无法同步演化的问题，需提供交互操作及动态更新功能，支持层级钻取、关系筛选、条件聚焦等交互操作，保障图谱能随着底层数据的更新而动态演化，提升使用便捷性与数据时效性。</w:t>
      </w:r>
    </w:p>
    <w:p w14:paraId="0D044AAE">
      <w:pPr>
        <w:pStyle w:val="9"/>
        <w:bidi w:val="0"/>
        <w:rPr>
          <w:rFonts w:hint="default"/>
          <w:lang w:val="en-US" w:eastAsia="zh-CN"/>
        </w:rPr>
      </w:pPr>
      <w:r>
        <w:rPr>
          <w:rFonts w:hint="default"/>
          <w:lang w:val="en-US" w:eastAsia="zh-CN"/>
        </w:rPr>
        <w:t>通用与性能要求</w:t>
      </w:r>
    </w:p>
    <w:p w14:paraId="6968B084">
      <w:pPr>
        <w:rPr>
          <w:rFonts w:hint="default"/>
          <w:lang w:val="en-US" w:eastAsia="zh-CN"/>
        </w:rPr>
      </w:pPr>
      <w:r>
        <w:rPr>
          <w:rFonts w:hint="default"/>
          <w:lang w:val="en-US" w:eastAsia="zh-CN"/>
        </w:rPr>
        <w:t>通用与性能要求是保障科技专题相关系统稳定高效运行、支撑海量数据处理与各类业务顺畅开展的核心基础模块。其核心目标是破解核心数据储备不足、海量数据处理卡顿、查询分析效率低、数据更新同步无规范、时效性无法保障等痛点，兼顾科研管理、产业研判等多场景、多角色依托海量数据开展工作的差异化需求，构建全流程、规范化的通用与性能管控体系，实现核心数据资产足额储备、海量数据高效处理及数据更新同步标准化，为各类业务高效开展、数据精准应用提供坚实的性能支撑，助力提升系统运行效率、数据可用性及时效性，保障各项工作有序推进。</w:t>
      </w:r>
    </w:p>
    <w:p w14:paraId="0C570506">
      <w:pPr>
        <w:rPr>
          <w:rFonts w:hint="default"/>
          <w:lang w:val="en-US" w:eastAsia="zh-CN"/>
        </w:rPr>
      </w:pPr>
      <w:r>
        <w:rPr>
          <w:rFonts w:hint="eastAsia"/>
          <w:lang w:val="en-US" w:eastAsia="zh-CN"/>
        </w:rPr>
        <w:t>通用与性能要求需要提供的功能包括数据与性能分析。</w:t>
      </w:r>
    </w:p>
    <w:p w14:paraId="4D4FB471">
      <w:pPr>
        <w:pStyle w:val="10"/>
        <w:bidi w:val="0"/>
        <w:rPr>
          <w:rFonts w:hint="default"/>
          <w:lang w:val="en-US" w:eastAsia="zh-CN"/>
        </w:rPr>
      </w:pPr>
      <w:r>
        <w:rPr>
          <w:rFonts w:hint="default"/>
          <w:lang w:val="en-US" w:eastAsia="zh-CN"/>
        </w:rPr>
        <w:t>数据与性能</w:t>
      </w:r>
    </w:p>
    <w:p w14:paraId="562C19E6">
      <w:pPr>
        <w:rPr>
          <w:rFonts w:hint="default"/>
          <w:lang w:val="en-US" w:eastAsia="zh-CN"/>
        </w:rPr>
      </w:pPr>
      <w:r>
        <w:rPr>
          <w:rFonts w:hint="default"/>
          <w:lang w:val="en-US" w:eastAsia="zh-CN"/>
        </w:rPr>
        <w:t>为满足科研管理、产业研判等用户依托海量核心数据开展工作，同时保障数据查询与分析高效、数据及时更新的需求，解决核心数据储备不足、海量数据下查询分析卡顿、数据更新同步无规范方案的问题，需提供核心数据资产支撑、海量数据处理及数据更新同步功能，储备亿级别论文、专利数据及千万级别学者数据等核心资产，满足海量数据下实时查询与批量分析的性能要求，并提供详细的数据更新与同步方案，保障数据可用性、处理高效性及时效性。</w:t>
      </w:r>
    </w:p>
    <w:p w14:paraId="1414A0D5">
      <w:pPr>
        <w:pStyle w:val="9"/>
        <w:bidi w:val="0"/>
        <w:rPr>
          <w:rFonts w:hint="default"/>
          <w:lang w:val="en-US" w:eastAsia="zh-CN"/>
        </w:rPr>
      </w:pPr>
      <w:r>
        <w:rPr>
          <w:rFonts w:hint="default"/>
          <w:lang w:val="en-US" w:eastAsia="zh-CN"/>
        </w:rPr>
        <w:t>人员驻场要求</w:t>
      </w:r>
    </w:p>
    <w:p w14:paraId="791AEA52">
      <w:pPr>
        <w:rPr>
          <w:rFonts w:hint="default"/>
          <w:lang w:val="en-US" w:eastAsia="zh-CN"/>
        </w:rPr>
      </w:pPr>
      <w:r>
        <w:rPr>
          <w:rFonts w:hint="default"/>
          <w:lang w:val="en-US" w:eastAsia="zh-CN"/>
        </w:rPr>
        <w:t>人员驻场要求核心是解决驻场服务连续性不足、人员专业度不够的问题，明确要求配备不少于10名驻场人员、提供2年驻场服务，核心人员需具备相关专业资质及5年以上从业经验，保障知识图谱相关服务合规落地。</w:t>
      </w:r>
    </w:p>
    <w:p w14:paraId="59C1778B">
      <w:pPr>
        <w:bidi w:val="0"/>
        <w:rPr>
          <w:rFonts w:hint="default"/>
          <w:lang w:val="en-US" w:eastAsia="zh-CN"/>
        </w:rPr>
      </w:pPr>
      <w:r>
        <w:rPr>
          <w:rFonts w:hint="default"/>
          <w:lang w:val="en-US" w:eastAsia="zh-CN"/>
        </w:rPr>
        <w:t>人员驻场要求</w:t>
      </w:r>
      <w:r>
        <w:rPr>
          <w:rFonts w:hint="eastAsia"/>
          <w:lang w:val="en-US" w:eastAsia="zh-CN"/>
        </w:rPr>
        <w:t>需要的功能包括人员数量及时间、人员资质要求。</w:t>
      </w:r>
    </w:p>
    <w:p w14:paraId="7AD1733A">
      <w:pPr>
        <w:pStyle w:val="10"/>
        <w:bidi w:val="0"/>
        <w:rPr>
          <w:rFonts w:hint="default"/>
          <w:lang w:val="en-US" w:eastAsia="zh-CN"/>
        </w:rPr>
      </w:pPr>
      <w:r>
        <w:rPr>
          <w:rFonts w:hint="default"/>
          <w:lang w:val="en-US" w:eastAsia="zh-CN"/>
        </w:rPr>
        <w:t>人员数量及时间</w:t>
      </w:r>
    </w:p>
    <w:p w14:paraId="121EFA06">
      <w:pPr>
        <w:rPr>
          <w:rFonts w:hint="default"/>
          <w:lang w:val="en-US" w:eastAsia="zh-CN"/>
        </w:rPr>
      </w:pPr>
      <w:r>
        <w:rPr>
          <w:rFonts w:hint="default"/>
          <w:lang w:val="en-US" w:eastAsia="zh-CN"/>
        </w:rPr>
        <w:t>为满足知识图谱全流程构建及长期运维服务的需求，解决驻场人员配置不足、服务周期短无法保障服务连续性，以及知识图谱相关规范制定、构建、融合等工作无法高效落地的问题，需提供足额驻场人员及长期服务保障功能，配备不少于10名知识图谱构建驻场人员，提供为期二年的驻场服务，全面覆盖知识图谱构建标准规范制定、知识构建、图谱搭建、知识融合、知识计算、科技专家及人才知识推理构建等相关工作，保障各项服务有序推进。</w:t>
      </w:r>
    </w:p>
    <w:p w14:paraId="33611810">
      <w:pPr>
        <w:pStyle w:val="10"/>
        <w:bidi w:val="0"/>
        <w:rPr>
          <w:rFonts w:hint="default"/>
          <w:lang w:val="en-US" w:eastAsia="zh-CN"/>
        </w:rPr>
      </w:pPr>
      <w:r>
        <w:rPr>
          <w:rFonts w:hint="default"/>
          <w:lang w:val="en-US" w:eastAsia="zh-CN"/>
        </w:rPr>
        <w:t>人员资质要求</w:t>
      </w:r>
    </w:p>
    <w:p w14:paraId="3061899F">
      <w:pPr>
        <w:rPr>
          <w:rFonts w:hint="default"/>
          <w:lang w:val="en-US" w:eastAsia="zh-CN"/>
        </w:rPr>
      </w:pPr>
      <w:r>
        <w:rPr>
          <w:rFonts w:hint="default"/>
          <w:lang w:val="en-US" w:eastAsia="zh-CN"/>
        </w:rPr>
        <w:t>为保障知识图谱构建及相关服务的专业质量，解决核心服务人员专业能力不足、从业经验欠缺导致服务效率低、成果质量不达标的问题，需提供专业资质人员筛选及保障功能，确保核心服务人员具备计算机科学、软件工程、数据科学或人工智能等相关专业本科学历及以上，且拥有至少5年知识图谱构建服务工作经验，支撑服务专业性与成果质量。</w:t>
      </w:r>
    </w:p>
    <w:p w14:paraId="52627685">
      <w:pPr>
        <w:rPr>
          <w:rFonts w:hint="default"/>
          <w:lang w:val="en-US" w:eastAsia="zh-CN"/>
        </w:rPr>
      </w:pPr>
    </w:p>
    <w:p w14:paraId="0DB1595E">
      <w:pPr>
        <w:rPr>
          <w:rFonts w:hint="default"/>
          <w:lang w:val="en-US" w:eastAsia="zh-CN"/>
        </w:rPr>
      </w:pPr>
    </w:p>
    <w:p w14:paraId="515F2132">
      <w:pPr>
        <w:pStyle w:val="6"/>
        <w:bidi w:val="0"/>
        <w:rPr>
          <w:rFonts w:hint="eastAsia"/>
        </w:rPr>
      </w:pPr>
      <w:r>
        <w:rPr>
          <w:rFonts w:hint="eastAsia"/>
        </w:rPr>
        <w:t>重难点识别</w:t>
      </w:r>
    </w:p>
    <w:p w14:paraId="4B522D96">
      <w:pPr>
        <w:pStyle w:val="6"/>
        <w:bidi w:val="0"/>
        <w:rPr>
          <w:rFonts w:hint="eastAsia"/>
          <w:lang w:val="en-US" w:eastAsia="zh-CN"/>
        </w:rPr>
      </w:pPr>
      <w:r>
        <w:rPr>
          <w:rFonts w:hint="eastAsia"/>
        </w:rPr>
        <w:t>风险分析</w:t>
      </w:r>
    </w:p>
    <w:p w14:paraId="2BA43E68">
      <w:pPr>
        <w:pStyle w:val="6"/>
        <w:bidi w:val="0"/>
        <w:rPr>
          <w:rFonts w:hint="default"/>
          <w:lang w:val="en-US" w:eastAsia="zh-CN"/>
        </w:rPr>
      </w:pPr>
      <w:r>
        <w:rPr>
          <w:rFonts w:hint="eastAsia"/>
          <w:lang w:val="en-US" w:eastAsia="zh-CN"/>
        </w:rPr>
        <w:t>分项设计</w:t>
      </w:r>
    </w:p>
    <w:p w14:paraId="23DE5030">
      <w:pPr>
        <w:pStyle w:val="7"/>
        <w:bidi w:val="0"/>
        <w:rPr>
          <w:rFonts w:hint="eastAsia"/>
          <w:lang w:val="en-US" w:eastAsia="zh-CN"/>
        </w:rPr>
      </w:pPr>
      <w:ins w:id="0" w:author="JinLi" w:date="2026-02-05T14:42:16Z">
        <w:r>
          <w:rPr>
            <w:rFonts w:hint="eastAsia"/>
            <w:lang w:val="en-US" w:eastAsia="zh-CN"/>
          </w:rPr>
          <w:t>亿级科技知识图谱构建</w:t>
        </w:r>
      </w:ins>
      <w:del w:id="1" w:author="JinLi" w:date="2026-02-05T14:42:16Z">
        <w:commentRangeStart w:id="0"/>
        <w:r>
          <w:rPr>
            <w:rFonts w:hint="eastAsia"/>
            <w:lang w:val="en-US" w:eastAsia="zh-CN"/>
          </w:rPr>
          <w:delText>知识图谱</w:delText>
        </w:r>
        <w:commentRangeEnd w:id="0"/>
      </w:del>
      <w:r>
        <w:commentReference w:id="0"/>
      </w:r>
    </w:p>
    <w:p w14:paraId="545BB38D">
      <w:pPr>
        <w:pStyle w:val="8"/>
        <w:bidi w:val="0"/>
        <w:rPr>
          <w:rFonts w:hint="eastAsia"/>
          <w:lang w:val="en-US" w:eastAsia="zh-CN"/>
        </w:rPr>
      </w:pPr>
      <w:r>
        <w:rPr>
          <w:rFonts w:hint="eastAsia"/>
          <w:lang w:val="en-US" w:eastAsia="zh-CN"/>
        </w:rPr>
        <w:t>系统概述</w:t>
      </w:r>
    </w:p>
    <w:p w14:paraId="7C92D3BE">
      <w:pPr>
        <w:rPr>
          <w:rFonts w:hint="eastAsia"/>
          <w:lang w:val="en-US" w:eastAsia="zh-CN"/>
        </w:rPr>
      </w:pPr>
      <w:ins w:id="2" w:author="JinLi" w:date="2026-02-05T14:44:35Z">
        <w:r>
          <w:rPr>
            <w:rFonts w:hint="eastAsia"/>
            <w:lang w:val="en-US" w:eastAsia="zh-CN"/>
          </w:rPr>
          <w:t>亿级科技知识图谱</w:t>
        </w:r>
      </w:ins>
      <w:del w:id="3" w:author="JinLi" w:date="2026-02-05T14:44:35Z">
        <w:r>
          <w:rPr>
            <w:rFonts w:hint="eastAsia"/>
            <w:lang w:val="en-US" w:eastAsia="zh-CN"/>
          </w:rPr>
          <w:delText>该知识图谱</w:delText>
        </w:r>
      </w:del>
      <w:r>
        <w:rPr>
          <w:rFonts w:hint="eastAsia"/>
          <w:lang w:val="en-US" w:eastAsia="zh-CN"/>
        </w:rPr>
        <w:t>系统立足科技人才关联挖掘、科研成果分析、产业链协同研判核心目标，整合亿级别论文、专利数据及千万级别学者数据，依托知识图谱核心技术与专项算法，构建覆盖人才多维度关系、成果全流程分析、产业全景化呈现的一体化知识服务系统，可高效支撑科研管理、人才评估、产业布局、创新决策等多元化场景应用，筑牢科研创新与产业发展的知识支撑体系。</w:t>
      </w:r>
    </w:p>
    <w:p w14:paraId="4EE4AD86">
      <w:pPr>
        <w:rPr>
          <w:rFonts w:hint="eastAsia"/>
          <w:lang w:val="en-US" w:eastAsia="zh-CN"/>
        </w:rPr>
      </w:pPr>
      <w:r>
        <w:rPr>
          <w:rFonts w:hint="eastAsia"/>
          <w:lang w:val="en-US" w:eastAsia="zh-CN"/>
        </w:rPr>
        <w:t>系统全面覆盖十大核心功能模块，各模块协同联动，构建全链条、精细化的科技知识服务能力。一是科技专家/人才直接关系模块，依托语义匹配与关系验证算法，从海量论文、专利数据中提取共同作者、共同发明人等直接合作关系，完成论文合作、专利合作等关系类型精准分类，同步记录合作时间、场景及成果标识符，形成可追溯的结构化关系数据。二是科技单节点间接关系模块，以任意专家为核心节点，通过多度路径分析与关系传递推理挖掘潜在间接关联节点，清晰梳理并可视化展示间接关系传递路径，结合路径长度、中间节点影响力计算关联强度并完成关系类型标注。三是科技两点合作成果模块，通过成果关联算法，自动提取汇总指定两位专家的论文、专利、基金项目等合作成果，开展成果多维统计分类、标注成果关键信息，分析双方核心贡献与合作模式，精准评估合作深度与学术价值。</w:t>
      </w:r>
    </w:p>
    <w:p w14:paraId="7AC3B308">
      <w:pPr>
        <w:rPr>
          <w:rFonts w:hint="eastAsia"/>
          <w:lang w:val="en-US" w:eastAsia="zh-CN"/>
        </w:rPr>
      </w:pPr>
      <w:r>
        <w:rPr>
          <w:rFonts w:hint="eastAsia"/>
          <w:lang w:val="en-US" w:eastAsia="zh-CN"/>
        </w:rPr>
        <w:t>四是科技专家同事关系模块，基于学者工作经历数据，运用任职时间与机构匹配算法推理构建不同时期专家同事关系，判定关系生效与截止时段、标注团队及部门背景，关联展示同事存续期间的共同科研成果。五是科技专家校友关系模块，依托学者教育经历数据，通过院校与时间匹配算法识别构建校友关系，细分校友、院友等关系类型，记录院校、院系、入学年份等核心维度，关联呈现校友间学术与职业互动合作信息。六是科技专家论文合作关系模块，基于亿篇论文作者数据，运用作者消歧与合作频次分析算法构建全球学者论文合作网络，量化统计合作论文数量、期刊级别分布及被引情况，分析合作研究方向、识别核心合作团队，评估合作网络对学者影响力的贡献。</w:t>
      </w:r>
    </w:p>
    <w:p w14:paraId="539299BF">
      <w:pPr>
        <w:rPr>
          <w:rFonts w:hint="eastAsia"/>
          <w:lang w:val="en-US" w:eastAsia="zh-CN"/>
        </w:rPr>
      </w:pPr>
      <w:r>
        <w:rPr>
          <w:rFonts w:hint="eastAsia"/>
          <w:lang w:val="en-US" w:eastAsia="zh-CN"/>
        </w:rPr>
        <w:t>七是重点关注科技企业关系模块，挖掘专利申请人/专利权人、学者工作经历及项目数据，构建专家与科技企业间任职、顾问、研发合作等关系，标注专家在企业的具体角色、合作领域及起止时间，关联分析企业行业地位、核心技术与经营状况，辅助合作价值与风险评估。八是科技产业链点TOP-N事件关系模块，针对特定产业链环节，运用影响力评估模型从专利授权、重大项目、核心论文发表等数据中筛选前N关键事件，构建事件与核心专家、团队的关联，分析事件对产业链技术路线、竞争格局的影响并研判发展趋势，支撑风险预警与机遇挖掘。</w:t>
      </w:r>
    </w:p>
    <w:p w14:paraId="1ED4F2AE">
      <w:pPr>
        <w:rPr>
          <w:rFonts w:hint="eastAsia"/>
          <w:lang w:val="en-US" w:eastAsia="zh-CN"/>
        </w:rPr>
      </w:pPr>
      <w:r>
        <w:rPr>
          <w:rFonts w:hint="eastAsia"/>
          <w:lang w:val="en-US" w:eastAsia="zh-CN"/>
        </w:rPr>
        <w:t>九是科技产业链全景图模块，整合企业、技术、人才、资本等全产业链数据，运用知识图谱技术构建覆盖上中下游的结构化产业链模型，实现产业链各环节核心构成、关联关系与价值流向的全景可视化展示，标注关键技术、重点企业与核心专家，支持层级钻取、关系筛选等交互操作，保障图谱随底层数据动态更新演化。十是通用与性能保障模块，提供亿级别论文、专利及千万级别学者核心数据资产，满足海量数据下实时查询与批量分析需求，制定完善的数据更新与同步方案，保障系统稳定高效运转。</w:t>
      </w:r>
    </w:p>
    <w:p w14:paraId="03A349E7">
      <w:pPr>
        <w:rPr>
          <w:rFonts w:hint="eastAsia"/>
          <w:lang w:val="en-US" w:eastAsia="zh-CN"/>
        </w:rPr>
      </w:pPr>
      <w:r>
        <w:rPr>
          <w:rFonts w:hint="eastAsia"/>
          <w:lang w:val="en-US" w:eastAsia="zh-CN"/>
        </w:rPr>
        <w:t>系统依托知识图谱核心技术架构，融合语义匹配、关系验证、作者消歧、影响力评估等专项算法，兼顾数据处理的精准度与高效性，确保各模块功能落地见效。同时配备专业化服务团队，提供不少于10名驻场知识图谱构建人员，开展为期二年的全流程服务，涵盖知识图谱构建标准规范制定、知识构建、图谱搭建、知识融合、知识计算及科技专家/人才知识推理构建等核心工作。核心服务人员均具备计算机科学、软件工程、数据科学或人工智能等相关专业本科及以上学历，拥有至少5年知识图谱构建服务经验，全方位保障系统建设质量与服务专业性、可靠性，助力科研创新提质与产业高质量发展。</w:t>
      </w:r>
    </w:p>
    <w:p w14:paraId="692E9765">
      <w:pPr>
        <w:pStyle w:val="8"/>
        <w:bidi w:val="0"/>
        <w:rPr>
          <w:rFonts w:hint="eastAsia"/>
          <w:lang w:val="en-US" w:eastAsia="zh-CN"/>
        </w:rPr>
      </w:pPr>
      <w:r>
        <w:rPr>
          <w:rFonts w:hint="eastAsia"/>
          <w:lang w:val="en-US" w:eastAsia="zh-CN"/>
        </w:rPr>
        <w:t>业务流程</w:t>
      </w:r>
    </w:p>
    <w:p w14:paraId="674F8120">
      <w:r>
        <w:drawing>
          <wp:inline distT="0" distB="0" distL="114300" distR="114300">
            <wp:extent cx="5137150" cy="3657600"/>
            <wp:effectExtent l="0" t="0" r="635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8"/>
                    <a:stretch>
                      <a:fillRect/>
                    </a:stretch>
                  </pic:blipFill>
                  <pic:spPr>
                    <a:xfrm>
                      <a:off x="0" y="0"/>
                      <a:ext cx="5137150" cy="3657600"/>
                    </a:xfrm>
                    <a:prstGeom prst="rect">
                      <a:avLst/>
                    </a:prstGeom>
                    <a:noFill/>
                    <a:ln>
                      <a:noFill/>
                    </a:ln>
                  </pic:spPr>
                </pic:pic>
              </a:graphicData>
            </a:graphic>
          </wp:inline>
        </w:drawing>
      </w:r>
    </w:p>
    <w:p w14:paraId="52774013">
      <w:pPr>
        <w:bidi w:val="0"/>
      </w:pPr>
      <w:r>
        <w:rPr>
          <w:lang w:val="en-US" w:eastAsia="zh-CN"/>
        </w:rPr>
        <w:t>本系统业务流程形成完整闭环，以数据为基础、技术为支撑、应用为导向，逐层推进完成知识构建、关系挖掘、产业研判及业务落地，各环节协同联动，具体流程如下：</w:t>
      </w:r>
    </w:p>
    <w:p w14:paraId="71FA7175">
      <w:pPr>
        <w:bidi w:val="0"/>
      </w:pPr>
      <w:r>
        <w:rPr>
          <w:lang w:val="en-US" w:eastAsia="zh-CN"/>
        </w:rPr>
        <w:t>流程始于数据接入层，核心是导入亿级别论文、专利数据及千万级别学者数据，同步接入企业、基金项目等补充数据，完成数据清洗与标准化处理，为后续全流程业务开展筑牢数据基础。数据接入后，由通用与性能支撑环节提供底层保障，依托预设的数据更新同步方案，确保海量数据的时效性与一致性，同时支撑全流程实时查询、批量分析等性能需求，为知识构建环节提供稳定的数据支撑与高效的运算保障。</w:t>
      </w:r>
    </w:p>
    <w:p w14:paraId="13D1A27C">
      <w:pPr>
        <w:bidi w:val="0"/>
      </w:pPr>
      <w:r>
        <w:rPr>
          <w:lang w:val="en-US" w:eastAsia="zh-CN"/>
        </w:rPr>
        <w:t>进入知识构建层后，通过语义匹配、时间与机构/院校匹配、作者消歧等专项算法，同步推进五大核心关系构建工作，分别完成科技专家/人才直接关系、科技专家同事关系、科技专家校友关系、科技专家论文合作关系及专家-企业关系的结构化构建，最终输出标准化关联数据，为后续关系挖掘提供高质量知识支撑。</w:t>
      </w:r>
    </w:p>
    <w:p w14:paraId="487101E8">
      <w:pPr>
        <w:bidi w:val="0"/>
      </w:pPr>
      <w:r>
        <w:rPr>
          <w:lang w:val="en-US" w:eastAsia="zh-CN"/>
        </w:rPr>
        <w:t>知识构建完成后，数据流转至关系挖掘层，基于前期输出的基础关系数据，同步开展两大核心工作：一是科技单节点间接关系挖掘，梳理间接关系传递路径、计算关联强度；二是科技两点合作成果提取，分析合作贡献与模式，进一步丰富关系维度与成果数据，形成多维度、深层次的关联分析结果。</w:t>
      </w:r>
    </w:p>
    <w:p w14:paraId="1AF1484A">
      <w:pPr>
        <w:bidi w:val="0"/>
      </w:pPr>
      <w:r>
        <w:rPr>
          <w:lang w:val="en-US" w:eastAsia="zh-CN"/>
        </w:rPr>
        <w:t>关系挖掘后的各类数据进入产业研判层，一方面开展科技产业链点TOP-N事件筛选与关联工作，筛选产业链关键高影响力事件，构建事件与核心专家的关联并分析事件产业影响及发展趋势；另一方面推进科技产业链全景化建模与展示，整合全产业链数据完成结构化建模，实现产业链生态格局的全景呈现，为业务应用提供精准的产业与人才关联数据支撑。</w:t>
      </w:r>
    </w:p>
    <w:p w14:paraId="14EC4D57">
      <w:pPr>
        <w:bidi w:val="0"/>
        <w:rPr>
          <w:lang w:val="en-US" w:eastAsia="zh-CN"/>
        </w:rPr>
      </w:pPr>
      <w:r>
        <w:rPr>
          <w:lang w:val="en-US" w:eastAsia="zh-CN"/>
        </w:rPr>
        <w:t>产业研判后的成果落地至业务应用层，将前期挖掘分析的关系、成果、产业数据，精准赋能科研管理支撑、人才评估支撑、产业布局支撑、创新决策支撑四大具体业务场景，实现数据价值转化。</w:t>
      </w:r>
    </w:p>
    <w:p w14:paraId="20EF4DD6">
      <w:pPr>
        <w:bidi w:val="0"/>
      </w:pPr>
      <w:r>
        <w:rPr>
          <w:lang w:val="en-US" w:eastAsia="zh-CN"/>
        </w:rPr>
        <w:t>整个流程由服务保障层全程保驾护航，通过不少于10名专业驻场人员提供二年全流程服务，涵盖图谱构建、知识融合、数据更新等核心工作，同时接收业务应用层的需求反馈，持续优化全流程，确保业务闭环高效运转。</w:t>
      </w:r>
    </w:p>
    <w:p w14:paraId="0E9C95E7">
      <w:pPr>
        <w:pStyle w:val="2"/>
        <w:rPr>
          <w:rFonts w:hint="eastAsia"/>
          <w:lang w:val="en-US" w:eastAsia="zh-CN"/>
        </w:rPr>
      </w:pPr>
    </w:p>
    <w:p w14:paraId="47D62811">
      <w:pPr>
        <w:pStyle w:val="8"/>
        <w:bidi w:val="0"/>
        <w:rPr>
          <w:rFonts w:hint="eastAsia"/>
          <w:lang w:val="en-US" w:eastAsia="zh-CN"/>
        </w:rPr>
      </w:pPr>
      <w:r>
        <w:rPr>
          <w:rFonts w:hint="eastAsia"/>
          <w:lang w:val="en-US" w:eastAsia="zh-CN"/>
        </w:rPr>
        <w:t>功能架构</w:t>
      </w:r>
    </w:p>
    <w:p w14:paraId="22B287B9">
      <w:pPr>
        <w:ind w:firstLine="0" w:firstLineChars="0"/>
        <w:jc w:val="left"/>
        <w:pPrChange w:id="4" w:author="JinLi" w:date="2026-02-05T14:47:00Z">
          <w:pPr>
            <w:jc w:val="center"/>
          </w:pPr>
        </w:pPrChange>
      </w:pPr>
      <w:ins w:id="5" w:author="JinLi" w:date="2026-02-05T14:46:55Z">
        <w:r>
          <w:rPr/>
          <w:drawing>
            <wp:inline distT="0" distB="0" distL="114300" distR="114300">
              <wp:extent cx="5273675" cy="2722245"/>
              <wp:effectExtent l="0" t="0" r="952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3675" cy="2722245"/>
                      </a:xfrm>
                      <a:prstGeom prst="rect">
                        <a:avLst/>
                      </a:prstGeom>
                      <a:noFill/>
                      <a:ln>
                        <a:noFill/>
                      </a:ln>
                    </pic:spPr>
                  </pic:pic>
                </a:graphicData>
              </a:graphic>
            </wp:inline>
          </w:drawing>
        </w:r>
      </w:ins>
      <w:del w:id="7" w:author="JinLi" w:date="2026-02-05T14:46:53Z">
        <w:r>
          <w:rPr/>
          <w:drawing>
            <wp:inline distT="0" distB="0" distL="114300" distR="114300">
              <wp:extent cx="5271770" cy="2682240"/>
              <wp:effectExtent l="0" t="0" r="11430" b="1016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0"/>
                      <a:stretch>
                        <a:fillRect/>
                      </a:stretch>
                    </pic:blipFill>
                    <pic:spPr>
                      <a:xfrm>
                        <a:off x="0" y="0"/>
                        <a:ext cx="5271770" cy="2682240"/>
                      </a:xfrm>
                      <a:prstGeom prst="rect">
                        <a:avLst/>
                      </a:prstGeom>
                      <a:noFill/>
                      <a:ln>
                        <a:noFill/>
                      </a:ln>
                    </pic:spPr>
                  </pic:pic>
                </a:graphicData>
              </a:graphic>
            </wp:inline>
          </w:drawing>
        </w:r>
      </w:del>
    </w:p>
    <w:p w14:paraId="7B28DEBB">
      <w:pPr>
        <w:pStyle w:val="2"/>
        <w:ind w:firstLine="0" w:firstLineChars="0"/>
        <w:jc w:val="center"/>
        <w:rPr>
          <w:rFonts w:hint="default" w:eastAsia="Songti SC"/>
          <w:lang w:val="en-US" w:eastAsia="zh-CN"/>
        </w:rPr>
        <w:pPrChange w:id="9" w:author="林建夏" w:date="2026-02-05T14:14:36Z">
          <w:pPr>
            <w:pStyle w:val="2"/>
            <w:jc w:val="center"/>
          </w:pPr>
        </w:pPrChange>
      </w:pPr>
      <w:ins w:id="10" w:author="JinLi" w:date="2026-02-05T14:47:14Z">
        <w:r>
          <w:rPr>
            <w:rFonts w:hint="eastAsia"/>
            <w:lang w:val="en-US" w:eastAsia="zh-CN"/>
          </w:rPr>
          <w:t>亿</w:t>
        </w:r>
      </w:ins>
      <w:ins w:id="11" w:author="JinLi" w:date="2026-02-05T14:47:15Z">
        <w:r>
          <w:rPr>
            <w:rFonts w:hint="eastAsia"/>
            <w:lang w:val="en-US" w:eastAsia="zh-CN"/>
          </w:rPr>
          <w:t>级</w:t>
        </w:r>
      </w:ins>
      <w:ins w:id="12" w:author="JinLi" w:date="2026-02-05T14:47:17Z">
        <w:r>
          <w:rPr>
            <w:rFonts w:hint="eastAsia"/>
            <w:lang w:val="en-US" w:eastAsia="zh-CN"/>
          </w:rPr>
          <w:t>科技</w:t>
        </w:r>
      </w:ins>
      <w:r>
        <w:rPr>
          <w:rFonts w:hint="eastAsia"/>
          <w:lang w:val="en-US" w:eastAsia="zh-CN"/>
        </w:rPr>
        <w:t>知识图谱</w:t>
      </w:r>
      <w:del w:id="13" w:author="JinLi" w:date="2026-02-05T14:47:24Z">
        <w:r>
          <w:rPr>
            <w:rFonts w:hint="eastAsia"/>
            <w:lang w:val="en-US" w:eastAsia="zh-CN"/>
          </w:rPr>
          <w:delText>功能</w:delText>
        </w:r>
      </w:del>
      <w:r>
        <w:rPr>
          <w:rFonts w:hint="eastAsia"/>
          <w:lang w:val="en-US" w:eastAsia="zh-CN"/>
        </w:rPr>
        <w:t>架构图</w:t>
      </w:r>
    </w:p>
    <w:p w14:paraId="4701A463">
      <w:pPr>
        <w:keepNext w:val="0"/>
        <w:keepLines w:val="0"/>
        <w:pageBreakBefore w:val="0"/>
        <w:widowControl w:val="0"/>
        <w:kinsoku/>
        <w:wordWrap/>
        <w:overflowPunct/>
        <w:topLinePunct w:val="0"/>
        <w:autoSpaceDE/>
        <w:autoSpaceDN/>
        <w:bidi w:val="0"/>
        <w:adjustRightInd/>
        <w:snapToGrid/>
        <w:spacing w:beforeAutospacing="0"/>
        <w:textAlignment w:val="auto"/>
      </w:pPr>
      <w:del w:id="14" w:author="JinLi" w:date="2026-02-05T14:47:43Z">
        <w:r>
          <w:rPr>
            <w:rFonts w:hint="default"/>
            <w:lang w:val="en-US" w:eastAsia="zh-CN"/>
          </w:rPr>
          <w:delText>本科技专家知识</w:delText>
        </w:r>
      </w:del>
      <w:ins w:id="15" w:author="JinLi" w:date="2026-02-05T14:47:43Z">
        <w:r>
          <w:rPr>
            <w:rFonts w:hint="eastAsia"/>
            <w:lang w:val="en-US" w:eastAsia="zh-CN"/>
          </w:rPr>
          <w:t>亿</w:t>
        </w:r>
      </w:ins>
      <w:ins w:id="16" w:author="JinLi" w:date="2026-02-05T14:47:44Z">
        <w:r>
          <w:rPr>
            <w:rFonts w:hint="eastAsia"/>
            <w:lang w:val="en-US" w:eastAsia="zh-CN"/>
          </w:rPr>
          <w:t>级</w:t>
        </w:r>
      </w:ins>
      <w:ins w:id="17" w:author="JinLi" w:date="2026-02-05T14:47:46Z">
        <w:r>
          <w:rPr>
            <w:rFonts w:hint="eastAsia"/>
            <w:lang w:val="en-US" w:eastAsia="zh-CN"/>
          </w:rPr>
          <w:t>科技</w:t>
        </w:r>
      </w:ins>
      <w:ins w:id="18" w:author="JinLi" w:date="2026-02-05T14:47:47Z">
        <w:r>
          <w:rPr>
            <w:rFonts w:hint="eastAsia"/>
            <w:lang w:val="en-US" w:eastAsia="zh-CN"/>
          </w:rPr>
          <w:t>知识</w:t>
        </w:r>
      </w:ins>
      <w:r>
        <w:rPr>
          <w:lang w:val="en-US" w:eastAsia="zh-CN"/>
        </w:rPr>
        <w:t>图谱系统围绕科技人才多维度关联挖掘、科研成果全流程分析、产业链协同研判及服务保障提质核心目标，构建了全面完善的功能体系，涵盖科技专家/人才直接关系、科技单节点间接关系、科技两点合作成果、科技专家同事关系、科技专家校友关系、科技专家论文合作关系、重点关注科技企业关系、科技产业链点TOP-N事件关系、科技产业链全景图、通用与性能要求、人员驻场要求共十一大功能模块，各模块协同发力，全面支撑科研管理、人才评估、产业布局及创新决策等相关工作落地。</w:t>
      </w:r>
    </w:p>
    <w:p w14:paraId="4A9FE277">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（1）</w:t>
      </w:r>
      <w:r>
        <w:rPr>
          <w:rFonts w:ascii="Arial" w:hAnsi="Arial" w:eastAsia="Songti SC" w:cstheme="minorBidi"/>
          <w:kern w:val="2"/>
          <w:sz w:val="28"/>
          <w:szCs w:val="24"/>
          <w:lang w:val="en-US" w:eastAsia="zh-CN" w:bidi="ar-SA"/>
        </w:rPr>
        <w:t>科技专家/人才直接关系</w:t>
      </w:r>
    </w:p>
    <w:p w14:paraId="1E1167D2">
      <w:pPr>
        <w:keepNext w:val="0"/>
        <w:keepLines w:val="0"/>
        <w:pageBreakBefore w:val="0"/>
        <w:widowControl w:val="0"/>
        <w:kinsoku/>
        <w:wordWrap/>
        <w:overflowPunct/>
        <w:topLinePunct w:val="0"/>
        <w:autoSpaceDE/>
        <w:autoSpaceDN/>
        <w:bidi w:val="0"/>
        <w:adjustRightInd/>
        <w:snapToGrid/>
        <w:spacing w:beforeAutospacing="0"/>
        <w:textAlignment w:val="auto"/>
        <w:rPr>
          <w:rFonts w:hint="eastAsia" w:ascii="Arial" w:hAnsi="Arial" w:eastAsia="Songti SC" w:cstheme="minorBidi"/>
          <w:kern w:val="2"/>
          <w:sz w:val="28"/>
          <w:szCs w:val="24"/>
          <w:lang w:val="en-US" w:eastAsia="zh-CN" w:bidi="ar-SA"/>
        </w:rPr>
      </w:pPr>
      <w:r>
        <w:rPr>
          <w:rFonts w:ascii="Arial" w:hAnsi="Arial" w:eastAsia="Songti SC" w:cstheme="minorBidi"/>
          <w:kern w:val="2"/>
          <w:sz w:val="28"/>
          <w:szCs w:val="24"/>
          <w:lang w:val="en-US" w:eastAsia="zh-CN" w:bidi="ar-SA"/>
        </w:rPr>
        <w:t>科技专家/人才直接关系模块包含直接关系识别与构建、关系类型精准分类、关系上下文信息记录</w:t>
      </w:r>
      <w:r>
        <w:rPr>
          <w:rFonts w:hint="eastAsia" w:ascii="Arial" w:hAnsi="Arial" w:eastAsia="Songti SC" w:cstheme="minorBidi"/>
          <w:kern w:val="2"/>
          <w:sz w:val="28"/>
          <w:szCs w:val="24"/>
          <w:lang w:val="en-US" w:eastAsia="zh-CN" w:bidi="ar-SA"/>
        </w:rPr>
        <w:t>。</w:t>
      </w:r>
    </w:p>
    <w:p w14:paraId="39ABAC45">
      <w:pPr>
        <w:keepNext w:val="0"/>
        <w:keepLines w:val="0"/>
        <w:pageBreakBefore w:val="0"/>
        <w:widowControl w:val="0"/>
        <w:kinsoku/>
        <w:wordWrap/>
        <w:overflowPunct/>
        <w:topLinePunct w:val="0"/>
        <w:autoSpaceDE/>
        <w:autoSpaceDN/>
        <w:bidi w:val="0"/>
        <w:adjustRightInd/>
        <w:snapToGrid/>
        <w:spacing w:beforeAutospacing="0"/>
        <w:textAlignment w:val="auto"/>
        <w:rPr>
          <w:rFonts w:hint="default"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（2）</w:t>
      </w:r>
      <w:r>
        <w:rPr>
          <w:rFonts w:ascii="Arial" w:hAnsi="Arial" w:eastAsia="Songti SC" w:cstheme="minorBidi"/>
          <w:kern w:val="2"/>
          <w:sz w:val="28"/>
          <w:szCs w:val="24"/>
          <w:lang w:val="en-US" w:eastAsia="zh-CN" w:bidi="ar-SA"/>
        </w:rPr>
        <w:t>科技单节点间接关系</w:t>
      </w:r>
    </w:p>
    <w:p w14:paraId="07A7C580">
      <w:pPr>
        <w:keepNext w:val="0"/>
        <w:keepLines w:val="0"/>
        <w:pageBreakBefore w:val="0"/>
        <w:widowControl w:val="0"/>
        <w:kinsoku/>
        <w:wordWrap/>
        <w:overflowPunct/>
        <w:topLinePunct w:val="0"/>
        <w:autoSpaceDE/>
        <w:autoSpaceDN/>
        <w:bidi w:val="0"/>
        <w:adjustRightInd/>
        <w:snapToGrid/>
        <w:spacing w:beforeAutospacing="0"/>
        <w:textAlignment w:val="auto"/>
        <w:rPr>
          <w:rFonts w:hint="eastAsia" w:ascii="Arial" w:hAnsi="Arial" w:eastAsia="Songti SC" w:cstheme="minorBidi"/>
          <w:kern w:val="2"/>
          <w:sz w:val="28"/>
          <w:szCs w:val="24"/>
          <w:lang w:val="en-US" w:eastAsia="zh-CN" w:bidi="ar-SA"/>
        </w:rPr>
      </w:pPr>
      <w:r>
        <w:rPr>
          <w:rFonts w:ascii="Arial" w:hAnsi="Arial" w:eastAsia="Songti SC" w:cstheme="minorBidi"/>
          <w:kern w:val="2"/>
          <w:sz w:val="28"/>
          <w:szCs w:val="24"/>
          <w:lang w:val="en-US" w:eastAsia="zh-CN" w:bidi="ar-SA"/>
        </w:rPr>
        <w:t>科技单节点间接关系模块包含间接关系挖掘、关系路径分析与传递推理、关联强度计算与关系标注</w:t>
      </w:r>
      <w:r>
        <w:rPr>
          <w:rFonts w:hint="eastAsia" w:ascii="Arial" w:hAnsi="Arial" w:eastAsia="Songti SC" w:cstheme="minorBidi"/>
          <w:kern w:val="2"/>
          <w:sz w:val="28"/>
          <w:szCs w:val="24"/>
          <w:lang w:val="en-US" w:eastAsia="zh-CN" w:bidi="ar-SA"/>
        </w:rPr>
        <w:t>。</w:t>
      </w:r>
    </w:p>
    <w:p w14:paraId="7C98A234">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（3）</w:t>
      </w:r>
      <w:r>
        <w:rPr>
          <w:rFonts w:ascii="Arial" w:hAnsi="Arial" w:eastAsia="Songti SC" w:cstheme="minorBidi"/>
          <w:kern w:val="2"/>
          <w:sz w:val="28"/>
          <w:szCs w:val="24"/>
          <w:lang w:val="en-US" w:eastAsia="zh-CN" w:bidi="ar-SA"/>
        </w:rPr>
        <w:t>科技两点合作成果</w:t>
      </w:r>
    </w:p>
    <w:p w14:paraId="79EBE53A">
      <w:pPr>
        <w:keepNext w:val="0"/>
        <w:keepLines w:val="0"/>
        <w:pageBreakBefore w:val="0"/>
        <w:widowControl w:val="0"/>
        <w:kinsoku/>
        <w:wordWrap/>
        <w:overflowPunct/>
        <w:topLinePunct w:val="0"/>
        <w:autoSpaceDE/>
        <w:autoSpaceDN/>
        <w:bidi w:val="0"/>
        <w:adjustRightInd/>
        <w:snapToGrid/>
        <w:spacing w:beforeAutospacing="0"/>
        <w:textAlignment w:val="auto"/>
        <w:rPr>
          <w:rFonts w:hint="eastAsia" w:ascii="Arial" w:hAnsi="Arial" w:eastAsia="Songti SC" w:cstheme="minorBidi"/>
          <w:kern w:val="2"/>
          <w:sz w:val="28"/>
          <w:szCs w:val="24"/>
          <w:lang w:val="en-US" w:eastAsia="zh-CN" w:bidi="ar-SA"/>
        </w:rPr>
      </w:pPr>
      <w:r>
        <w:rPr>
          <w:rFonts w:ascii="Arial" w:hAnsi="Arial" w:eastAsia="Songti SC" w:cstheme="minorBidi"/>
          <w:kern w:val="2"/>
          <w:sz w:val="28"/>
          <w:szCs w:val="24"/>
          <w:lang w:val="en-US" w:eastAsia="zh-CN" w:bidi="ar-SA"/>
        </w:rPr>
        <w:t>科技两点合作成果模块包含合作成果提取与汇总、成果多维统计与分析、合作贡献与模式分析</w:t>
      </w:r>
      <w:r>
        <w:rPr>
          <w:rFonts w:hint="eastAsia" w:ascii="Arial" w:hAnsi="Arial" w:eastAsia="Songti SC" w:cstheme="minorBidi"/>
          <w:kern w:val="2"/>
          <w:sz w:val="28"/>
          <w:szCs w:val="24"/>
          <w:lang w:val="en-US" w:eastAsia="zh-CN" w:bidi="ar-SA"/>
        </w:rPr>
        <w:t>。</w:t>
      </w:r>
    </w:p>
    <w:p w14:paraId="196C16F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（4）</w:t>
      </w:r>
      <w:r>
        <w:rPr>
          <w:rFonts w:ascii="Arial" w:hAnsi="Arial" w:eastAsia="Songti SC" w:cstheme="minorBidi"/>
          <w:kern w:val="2"/>
          <w:sz w:val="28"/>
          <w:szCs w:val="24"/>
          <w:lang w:val="en-US" w:eastAsia="zh-CN" w:bidi="ar-SA"/>
        </w:rPr>
        <w:t>科技专家同事关系</w:t>
      </w:r>
    </w:p>
    <w:p w14:paraId="37817F01">
      <w:pPr>
        <w:keepNext w:val="0"/>
        <w:keepLines w:val="0"/>
        <w:pageBreakBefore w:val="0"/>
        <w:widowControl w:val="0"/>
        <w:kinsoku/>
        <w:wordWrap/>
        <w:overflowPunct/>
        <w:topLinePunct w:val="0"/>
        <w:autoSpaceDE/>
        <w:autoSpaceDN/>
        <w:bidi w:val="0"/>
        <w:adjustRightInd/>
        <w:snapToGrid/>
        <w:spacing w:beforeAutospacing="0"/>
        <w:textAlignment w:val="auto"/>
        <w:rPr>
          <w:rFonts w:hint="eastAsia" w:ascii="Arial" w:hAnsi="Arial" w:eastAsia="Songti SC" w:cstheme="minorBidi"/>
          <w:kern w:val="2"/>
          <w:sz w:val="28"/>
          <w:szCs w:val="24"/>
          <w:lang w:val="en-US" w:eastAsia="zh-CN" w:bidi="ar-SA"/>
        </w:rPr>
      </w:pPr>
      <w:r>
        <w:rPr>
          <w:rFonts w:ascii="Arial" w:hAnsi="Arial" w:eastAsia="Songti SC" w:cstheme="minorBidi"/>
          <w:kern w:val="2"/>
          <w:sz w:val="28"/>
          <w:szCs w:val="24"/>
          <w:lang w:val="en-US" w:eastAsia="zh-CN" w:bidi="ar-SA"/>
        </w:rPr>
        <w:t>科技专家同事关系模块包含同事关系推理构建、关系时段与背景判定、同事期间协作关联</w:t>
      </w:r>
      <w:r>
        <w:rPr>
          <w:rFonts w:hint="eastAsia" w:ascii="Arial" w:hAnsi="Arial" w:eastAsia="Songti SC" w:cstheme="minorBidi"/>
          <w:kern w:val="2"/>
          <w:sz w:val="28"/>
          <w:szCs w:val="24"/>
          <w:lang w:val="en-US" w:eastAsia="zh-CN" w:bidi="ar-SA"/>
        </w:rPr>
        <w:t>。</w:t>
      </w:r>
    </w:p>
    <w:p w14:paraId="3C18A4CC">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（5）</w:t>
      </w:r>
      <w:r>
        <w:rPr>
          <w:rFonts w:ascii="Arial" w:hAnsi="Arial" w:eastAsia="Songti SC" w:cstheme="minorBidi"/>
          <w:kern w:val="2"/>
          <w:sz w:val="28"/>
          <w:szCs w:val="24"/>
          <w:lang w:val="en-US" w:eastAsia="zh-CN" w:bidi="ar-SA"/>
        </w:rPr>
        <w:t>科技专家校友关系</w:t>
      </w:r>
    </w:p>
    <w:p w14:paraId="3015BA8F">
      <w:pPr>
        <w:keepNext w:val="0"/>
        <w:keepLines w:val="0"/>
        <w:pageBreakBefore w:val="0"/>
        <w:widowControl w:val="0"/>
        <w:kinsoku/>
        <w:wordWrap/>
        <w:overflowPunct/>
        <w:topLinePunct w:val="0"/>
        <w:autoSpaceDE/>
        <w:autoSpaceDN/>
        <w:bidi w:val="0"/>
        <w:adjustRightInd/>
        <w:snapToGrid/>
        <w:spacing w:beforeAutospacing="0"/>
        <w:textAlignment w:val="auto"/>
        <w:rPr>
          <w:rFonts w:hint="eastAsia" w:ascii="Arial" w:hAnsi="Arial" w:eastAsia="Songti SC" w:cstheme="minorBidi"/>
          <w:kern w:val="2"/>
          <w:sz w:val="28"/>
          <w:szCs w:val="24"/>
          <w:lang w:val="en-US" w:eastAsia="zh-CN" w:bidi="ar-SA"/>
        </w:rPr>
      </w:pPr>
      <w:r>
        <w:rPr>
          <w:rFonts w:ascii="Arial" w:hAnsi="Arial" w:eastAsia="Songti SC" w:cstheme="minorBidi"/>
          <w:kern w:val="2"/>
          <w:sz w:val="28"/>
          <w:szCs w:val="24"/>
          <w:lang w:val="en-US" w:eastAsia="zh-CN" w:bidi="ar-SA"/>
        </w:rPr>
        <w:t>科技专家校友关系模块包含校友关系识别构建、关系细分与维度记录、校友互动关联</w:t>
      </w:r>
      <w:r>
        <w:rPr>
          <w:rFonts w:hint="eastAsia" w:ascii="Arial" w:hAnsi="Arial" w:eastAsia="Songti SC" w:cstheme="minorBidi"/>
          <w:kern w:val="2"/>
          <w:sz w:val="28"/>
          <w:szCs w:val="24"/>
          <w:lang w:val="en-US" w:eastAsia="zh-CN" w:bidi="ar-SA"/>
        </w:rPr>
        <w:t>。</w:t>
      </w:r>
    </w:p>
    <w:p w14:paraId="1B806B61">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（6）</w:t>
      </w:r>
      <w:r>
        <w:rPr>
          <w:rFonts w:ascii="Arial" w:hAnsi="Arial" w:eastAsia="Songti SC" w:cstheme="minorBidi"/>
          <w:kern w:val="2"/>
          <w:sz w:val="28"/>
          <w:szCs w:val="24"/>
          <w:lang w:val="en-US" w:eastAsia="zh-CN" w:bidi="ar-SA"/>
        </w:rPr>
        <w:t>科技专家论文合作关系</w:t>
      </w:r>
    </w:p>
    <w:p w14:paraId="4090B19E">
      <w:pPr>
        <w:bidi w:val="0"/>
        <w:rPr>
          <w:rFonts w:hint="eastAsia" w:ascii="Arial" w:hAnsi="Arial" w:eastAsia="Songti SC" w:cstheme="minorBidi"/>
          <w:kern w:val="2"/>
          <w:sz w:val="28"/>
          <w:szCs w:val="24"/>
          <w:lang w:val="en-US" w:eastAsia="zh-CN" w:bidi="ar-SA"/>
        </w:rPr>
      </w:pPr>
      <w:r>
        <w:rPr>
          <w:rFonts w:ascii="Arial" w:hAnsi="Arial" w:eastAsia="Songti SC" w:cstheme="minorBidi"/>
          <w:kern w:val="2"/>
          <w:sz w:val="28"/>
          <w:szCs w:val="24"/>
          <w:lang w:val="en-US" w:eastAsia="zh-CN" w:bidi="ar-SA"/>
        </w:rPr>
        <w:t>科技专家论文合作关系模块包含论文合作关系构建、合作数据量化统计、合作网络与影响力分析</w:t>
      </w:r>
      <w:r>
        <w:rPr>
          <w:rFonts w:hint="eastAsia" w:ascii="Arial" w:hAnsi="Arial" w:eastAsia="Songti SC" w:cstheme="minorBidi"/>
          <w:kern w:val="2"/>
          <w:sz w:val="28"/>
          <w:szCs w:val="24"/>
          <w:lang w:val="en-US" w:eastAsia="zh-CN" w:bidi="ar-SA"/>
        </w:rPr>
        <w:t>。</w:t>
      </w:r>
    </w:p>
    <w:p w14:paraId="1307C28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（7）</w:t>
      </w:r>
      <w:r>
        <w:rPr>
          <w:rFonts w:ascii="Arial" w:hAnsi="Arial" w:eastAsia="Songti SC" w:cstheme="minorBidi"/>
          <w:kern w:val="2"/>
          <w:sz w:val="28"/>
          <w:szCs w:val="24"/>
          <w:lang w:val="en-US" w:eastAsia="zh-CN" w:bidi="ar-SA"/>
        </w:rPr>
        <w:t>重点关注科技企业关系</w:t>
      </w:r>
    </w:p>
    <w:p w14:paraId="5ABF7558">
      <w:pPr>
        <w:bidi w:val="0"/>
        <w:rPr>
          <w:rFonts w:hint="eastAsia" w:ascii="Arial" w:hAnsi="Arial" w:eastAsia="Songti SC" w:cstheme="minorBidi"/>
          <w:kern w:val="2"/>
          <w:sz w:val="28"/>
          <w:szCs w:val="24"/>
          <w:lang w:val="en-US" w:eastAsia="zh-CN" w:bidi="ar-SA"/>
        </w:rPr>
      </w:pPr>
      <w:r>
        <w:rPr>
          <w:rFonts w:ascii="Arial" w:hAnsi="Arial" w:eastAsia="Songti SC" w:cstheme="minorBidi"/>
          <w:kern w:val="2"/>
          <w:sz w:val="28"/>
          <w:szCs w:val="24"/>
          <w:lang w:val="en-US" w:eastAsia="zh-CN" w:bidi="ar-SA"/>
        </w:rPr>
        <w:t>重点关注科技企业关系模块包含专家-企业关系构建、角色与合作详情标注、企业背景关联分析</w:t>
      </w:r>
      <w:r>
        <w:rPr>
          <w:rFonts w:hint="eastAsia" w:ascii="Arial" w:hAnsi="Arial" w:eastAsia="Songti SC" w:cstheme="minorBidi"/>
          <w:kern w:val="2"/>
          <w:sz w:val="28"/>
          <w:szCs w:val="24"/>
          <w:lang w:val="en-US" w:eastAsia="zh-CN" w:bidi="ar-SA"/>
        </w:rPr>
        <w:t>。</w:t>
      </w:r>
    </w:p>
    <w:p w14:paraId="158F5EB4">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（8）科技产业链点TOP-N事件关系</w:t>
      </w:r>
    </w:p>
    <w:p w14:paraId="6CFA6962">
      <w:pPr>
        <w:bidi w:val="0"/>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科技产业链点TOP-N事件关系模块包含高影响力事件筛选、事件-专家关系构建、事件影响与发展趋势分析。</w:t>
      </w:r>
    </w:p>
    <w:p w14:paraId="03910251">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（9）科技产业链全景图</w:t>
      </w:r>
    </w:p>
    <w:p w14:paraId="245617E1">
      <w:pPr>
        <w:bidi w:val="0"/>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科技产业链全景图模块包含产业链结构化建模、全景可视化展示、交互与动态更新。</w:t>
      </w:r>
    </w:p>
    <w:p w14:paraId="0AE35C35">
      <w:pPr>
        <w:bidi w:val="0"/>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（10）通用与性能保障</w:t>
      </w:r>
    </w:p>
    <w:p w14:paraId="77D78674">
      <w:pPr>
        <w:bidi w:val="0"/>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通用与性能保障模块包含数据与性能。</w:t>
      </w:r>
    </w:p>
    <w:p w14:paraId="1BB722F7">
      <w:pPr>
        <w:bidi w:val="0"/>
        <w:rPr>
          <w:rFonts w:hint="eastAsia" w:ascii="Arial" w:hAnsi="Arial" w:eastAsia="Songti SC" w:cstheme="minorBidi"/>
          <w:kern w:val="2"/>
          <w:sz w:val="28"/>
          <w:szCs w:val="24"/>
          <w:lang w:val="en-US" w:eastAsia="zh-CN" w:bidi="ar-SA"/>
        </w:rPr>
      </w:pPr>
      <w:r>
        <w:rPr>
          <w:rFonts w:hint="eastAsia" w:cstheme="minorBidi"/>
          <w:kern w:val="2"/>
          <w:sz w:val="28"/>
          <w:szCs w:val="24"/>
          <w:lang w:val="en-US" w:eastAsia="zh-CN" w:bidi="ar-SA"/>
        </w:rPr>
        <w:t>（11）</w:t>
      </w:r>
      <w:r>
        <w:rPr>
          <w:rFonts w:hint="eastAsia" w:ascii="Arial" w:hAnsi="Arial" w:eastAsia="Songti SC" w:cstheme="minorBidi"/>
          <w:kern w:val="2"/>
          <w:sz w:val="28"/>
          <w:szCs w:val="24"/>
          <w:lang w:val="en-US" w:eastAsia="zh-CN" w:bidi="ar-SA"/>
        </w:rPr>
        <w:t>人员驻场要求</w:t>
      </w:r>
    </w:p>
    <w:p w14:paraId="2FA3345A">
      <w:pPr>
        <w:bidi w:val="0"/>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人员驻场要求包含人员数量及时间、人员资质要求。</w:t>
      </w:r>
    </w:p>
    <w:p w14:paraId="087226A4">
      <w:pPr>
        <w:pStyle w:val="8"/>
        <w:bidi w:val="0"/>
        <w:rPr>
          <w:rFonts w:hint="default"/>
          <w:lang w:val="en-US" w:eastAsia="zh-CN"/>
        </w:rPr>
      </w:pPr>
      <w:r>
        <w:rPr>
          <w:rFonts w:hint="eastAsia"/>
          <w:lang w:val="en-US" w:eastAsia="zh-CN"/>
        </w:rPr>
        <w:t>具体功能</w:t>
      </w:r>
    </w:p>
    <w:p w14:paraId="565FCC8D">
      <w:pPr>
        <w:pStyle w:val="9"/>
        <w:bidi w:val="0"/>
        <w:rPr>
          <w:rFonts w:hint="default"/>
          <w:lang w:val="en-US" w:eastAsia="zh-CN"/>
        </w:rPr>
      </w:pPr>
      <w:bookmarkStart w:id="0" w:name="_GoBack"/>
      <w:bookmarkEnd w:id="0"/>
      <w:r>
        <w:rPr>
          <w:rFonts w:hint="default"/>
          <w:lang w:val="en-US" w:eastAsia="zh-CN"/>
        </w:rPr>
        <w:t>科技专家/人才直接关系</w:t>
      </w:r>
    </w:p>
    <w:p w14:paraId="5CCC1E88">
      <w:pPr>
        <w:bidi w:val="0"/>
        <w:rPr>
          <w:ins w:id="19" w:author="JinLi" w:date="2026-02-05T15:25:41Z"/>
          <w:rFonts w:hint="default"/>
          <w:lang w:val="en-US" w:eastAsia="zh-CN"/>
        </w:rPr>
      </w:pPr>
      <w:r>
        <w:rPr>
          <w:lang w:val="en-US" w:eastAsia="zh-CN"/>
        </w:rPr>
        <w:t>科技专家/人才直接关系是构建学者关联网络、夯实知识图谱数据基础的核心支撑，其核心作用在于搭建专家及人才直接关联的标准化数据底座，为各类合作关系的深度分析筑牢根基。在学术数据日益多元异构的背景下，此项能力通过融合多源数据整合、智能匹配与标准化处理等技术，将分散的学者关联数据转化为可追溯、可复用的结构化信息，系统解决学术数据杂乱、直接关联识别不准、归档不规范等问题，全面支撑后续学术合作网络构建与人才关联分析工作有序开展。</w:t>
      </w:r>
    </w:p>
    <w:p w14:paraId="43C5BE33">
      <w:pPr>
        <w:bidi w:val="0"/>
      </w:pPr>
      <w:r>
        <w:rPr>
          <w:rFonts w:hint="eastAsia"/>
          <w:lang w:val="en-US" w:eastAsia="zh-CN"/>
        </w:rPr>
        <w:t>科技专家/人才关系模块</w:t>
      </w:r>
      <w:r>
        <w:rPr>
          <w:lang w:val="en-US" w:eastAsia="zh-CN"/>
        </w:rPr>
        <w:t>具体功能包括直接关系识别与构建、关系类型精准分类、关系上下文信息记录</w:t>
      </w:r>
      <w:r>
        <w:rPr>
          <w:rFonts w:hint="eastAsia"/>
          <w:lang w:val="en-US" w:eastAsia="zh-CN"/>
        </w:rPr>
        <w:t>。</w:t>
      </w:r>
    </w:p>
    <w:p w14:paraId="3353FB18">
      <w:pPr>
        <w:pStyle w:val="10"/>
        <w:bidi w:val="0"/>
        <w:rPr>
          <w:rFonts w:hint="default"/>
          <w:lang w:val="en-US" w:eastAsia="zh-CN"/>
        </w:rPr>
      </w:pPr>
      <w:r>
        <w:rPr>
          <w:rFonts w:hint="default"/>
          <w:lang w:val="en-US" w:eastAsia="zh-CN"/>
        </w:rPr>
        <w:t>直接关系识别与构建</w:t>
      </w:r>
    </w:p>
    <w:p w14:paraId="05B8CAC5">
      <w:pPr>
        <w:rPr>
          <w:rFonts w:hint="default"/>
          <w:lang w:val="en-US" w:eastAsia="zh-CN"/>
        </w:rPr>
      </w:pPr>
      <w:r>
        <w:rPr>
          <w:rFonts w:hint="default"/>
          <w:lang w:val="en-US" w:eastAsia="zh-CN"/>
        </w:rPr>
        <w:t>提供多源学术数据整合、合作关联智能挖掘及专家直接关系图谱搭建功能，依托学者、论文、专利相关字段，整合海量数据，挖掘多元直接合作关联，通过多算法校验完成精准识别与图谱构建，支撑合作网络系统化梳理。</w:t>
      </w:r>
    </w:p>
    <w:p w14:paraId="45684EF0">
      <w:pPr>
        <w:rPr>
          <w:rFonts w:hint="default"/>
          <w:lang w:val="en-US" w:eastAsia="zh-CN"/>
        </w:rPr>
      </w:pPr>
      <w:r>
        <w:rPr>
          <w:rFonts w:hint="eastAsia"/>
        </w:rPr>
        <w:t>直接关系识别与构建</w:t>
      </w:r>
      <w:r>
        <w:rPr>
          <w:rFonts w:hint="eastAsia"/>
          <w:lang w:val="en-US" w:eastAsia="zh-CN"/>
        </w:rPr>
        <w:t>的具体功能包括</w:t>
      </w:r>
      <w:r>
        <w:rPr>
          <w:rFonts w:hint="default"/>
          <w:lang w:val="en-US" w:eastAsia="zh-CN"/>
        </w:rPr>
        <w:t>多源数据对接</w:t>
      </w:r>
      <w:r>
        <w:rPr>
          <w:rFonts w:hint="eastAsia"/>
          <w:lang w:val="en-US" w:eastAsia="zh-CN"/>
        </w:rPr>
        <w:t>、</w:t>
      </w:r>
      <w:r>
        <w:rPr>
          <w:rFonts w:hint="default"/>
          <w:lang w:val="en-US" w:eastAsia="zh-CN"/>
        </w:rPr>
        <w:t>共同关联提取</w:t>
      </w:r>
      <w:r>
        <w:rPr>
          <w:rFonts w:hint="eastAsia"/>
          <w:lang w:val="en-US" w:eastAsia="zh-CN"/>
        </w:rPr>
        <w:t>、</w:t>
      </w:r>
      <w:r>
        <w:rPr>
          <w:rFonts w:hint="default"/>
          <w:lang w:val="en-US" w:eastAsia="zh-CN"/>
        </w:rPr>
        <w:t>语义匹配与关系验证</w:t>
      </w:r>
      <w:r>
        <w:rPr>
          <w:rFonts w:hint="eastAsia"/>
          <w:lang w:val="en-US" w:eastAsia="zh-CN"/>
        </w:rPr>
        <w:t>。</w:t>
      </w:r>
    </w:p>
    <w:p w14:paraId="59843C96">
      <w:pPr>
        <w:pStyle w:val="19"/>
        <w:bidi w:val="0"/>
        <w:ind w:left="0" w:leftChars="0" w:firstLine="0" w:firstLineChars="0"/>
        <w:rPr>
          <w:rFonts w:hint="default"/>
          <w:lang w:val="en-US" w:eastAsia="zh-CN"/>
        </w:rPr>
      </w:pPr>
      <w:r>
        <w:rPr>
          <w:rFonts w:hint="default"/>
          <w:lang w:val="en-US" w:eastAsia="zh-CN"/>
        </w:rPr>
        <w:t>多源数据对接</w:t>
      </w:r>
    </w:p>
    <w:p w14:paraId="3C9ECC3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lang w:val="en-US" w:eastAsia="zh-CN"/>
        </w:rPr>
      </w:pPr>
      <w:r>
        <w:rPr>
          <w:rFonts w:hint="default"/>
          <w:lang w:val="en-US" w:eastAsia="zh-CN"/>
        </w:rPr>
        <w:t>对接学者唯一ID、姓名字段，关联论文作者唯一ID、作者姓名及专利申请人、专利权人字段，批量采集学者、论文、专利全量数据，完成数据清洗与格式标准化，为关系识别提供精准数据支撑</w:t>
      </w:r>
      <w:r>
        <w:rPr>
          <w:rFonts w:hint="eastAsia"/>
          <w:lang w:val="en-US" w:eastAsia="zh-CN"/>
        </w:rPr>
        <w:t>。</w:t>
      </w:r>
    </w:p>
    <w:p w14:paraId="4E13157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（1）字段关联配置</w:t>
      </w:r>
    </w:p>
    <w:p w14:paraId="5FDCA18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用户可通过系统后台配置界面，完成学者唯一ID、姓名字段与论文作者唯一ID、作者姓名、专利申请人及专利权人字段的关联配置，支持手动录入或批量导入关联规则，配置完成后可保存、修改，确保字段关联的准确性。</w:t>
      </w:r>
    </w:p>
    <w:p w14:paraId="19EB7DF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（2）采集参数设置与触发</w:t>
      </w:r>
    </w:p>
    <w:p w14:paraId="4685968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用户可在系统后台设置批量采集参数，包括数据采集频率、具体数据范围等，参数设置完毕后，手动触发数据批量采集指令，发起采集任务。</w:t>
      </w:r>
    </w:p>
    <w:p w14:paraId="7C0E0C8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（3）全量数据采集</w:t>
      </w:r>
    </w:p>
    <w:p w14:paraId="3BF21D7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系统响应用户采集指令，自动对学者、论文、专利相关全量数据进行批量采集，采集过程中实时反馈进度，异常情况即时提醒用户。</w:t>
      </w:r>
    </w:p>
    <w:p w14:paraId="7F473839">
      <w:pPr>
        <w:pStyle w:val="19"/>
        <w:bidi w:val="0"/>
        <w:ind w:left="0" w:leftChars="0" w:firstLine="0" w:firstLineChars="0"/>
        <w:rPr>
          <w:rFonts w:hint="default"/>
          <w:lang w:val="en-US" w:eastAsia="zh-CN"/>
        </w:rPr>
      </w:pPr>
      <w:r>
        <w:rPr>
          <w:rFonts w:hint="default"/>
          <w:lang w:val="en-US" w:eastAsia="zh-CN"/>
        </w:rPr>
        <w:t>共同关联提取</w:t>
      </w:r>
    </w:p>
    <w:p w14:paraId="4DBF3B03">
      <w:pPr>
        <w:bidi w:val="0"/>
        <w:rPr>
          <w:rFonts w:hint="default"/>
          <w:lang w:val="en-US" w:eastAsia="zh-CN"/>
        </w:rPr>
      </w:pPr>
      <w:r>
        <w:rPr>
          <w:rFonts w:hint="default"/>
          <w:lang w:val="en-US" w:eastAsia="zh-CN"/>
        </w:rPr>
        <w:t>基于学者唯一ID及姓名字段，从论文数据中匹配提取共同作者关联，从专利数据中匹配提取共同发明人关联，完成直接合作关系的初步抓取与去重。</w:t>
      </w:r>
    </w:p>
    <w:p w14:paraId="2D7C8616">
      <w:pPr>
        <w:bidi w:val="0"/>
        <w:rPr>
          <w:rFonts w:hint="default"/>
          <w:lang w:val="en-US" w:eastAsia="zh-CN"/>
        </w:rPr>
      </w:pPr>
      <w:r>
        <w:rPr>
          <w:rFonts w:hint="default"/>
          <w:lang w:val="en-US" w:eastAsia="zh-CN"/>
        </w:rPr>
        <w:t>（1）提取参数设置与任务触发</w:t>
      </w:r>
    </w:p>
    <w:p w14:paraId="471C06AE">
      <w:pPr>
        <w:bidi w:val="0"/>
        <w:rPr>
          <w:rFonts w:hint="default"/>
          <w:lang w:val="en-US" w:eastAsia="zh-CN"/>
        </w:rPr>
      </w:pPr>
      <w:r>
        <w:rPr>
          <w:rFonts w:hint="default"/>
          <w:lang w:val="en-US" w:eastAsia="zh-CN"/>
        </w:rPr>
        <w:t>用户可在系统前台操作界面，自主选择关联提取范围、设置数据去重规则，确认参数无误后，手动触发共同关联提取任务。</w:t>
      </w:r>
    </w:p>
    <w:p w14:paraId="27EEF3DD">
      <w:pPr>
        <w:bidi w:val="0"/>
        <w:rPr>
          <w:rFonts w:hint="default"/>
          <w:lang w:val="en-US" w:eastAsia="zh-CN"/>
        </w:rPr>
      </w:pPr>
      <w:r>
        <w:rPr>
          <w:rFonts w:hint="default"/>
          <w:lang w:val="en-US" w:eastAsia="zh-CN"/>
        </w:rPr>
        <w:t>（2）论文共同作者关联提取</w:t>
      </w:r>
    </w:p>
    <w:p w14:paraId="7E59DEE1">
      <w:pPr>
        <w:bidi w:val="0"/>
        <w:rPr>
          <w:rFonts w:hint="default"/>
          <w:lang w:val="en-US" w:eastAsia="zh-CN"/>
        </w:rPr>
      </w:pPr>
      <w:r>
        <w:rPr>
          <w:rFonts w:hint="default"/>
          <w:lang w:val="en-US" w:eastAsia="zh-CN"/>
        </w:rPr>
        <w:t>系统响应用户指令，基于前期配置的学者唯一ID及姓名字段，自动从标准化后的论文数据中匹配筛选，精准提取学者间的共同作者关联信息。</w:t>
      </w:r>
    </w:p>
    <w:p w14:paraId="12A40F9C">
      <w:pPr>
        <w:bidi w:val="0"/>
        <w:rPr>
          <w:rFonts w:hint="default"/>
          <w:lang w:val="en-US" w:eastAsia="zh-CN"/>
        </w:rPr>
      </w:pPr>
      <w:r>
        <w:rPr>
          <w:rFonts w:hint="default"/>
          <w:lang w:val="en-US" w:eastAsia="zh-CN"/>
        </w:rPr>
        <w:t>（3）专利共同发明人关联提取</w:t>
      </w:r>
    </w:p>
    <w:p w14:paraId="7F3A3F1C">
      <w:pPr>
        <w:bidi w:val="0"/>
        <w:rPr>
          <w:rFonts w:hint="default"/>
          <w:lang w:val="en-US" w:eastAsia="zh-CN"/>
        </w:rPr>
      </w:pPr>
      <w:r>
        <w:rPr>
          <w:rFonts w:hint="default"/>
          <w:lang w:val="en-US" w:eastAsia="zh-CN"/>
        </w:rPr>
        <w:t>系统同步从标准化后的专利数据中精准匹配，提取学者间的共同发明人关联信息，依托前期多源数据对接的标准化成果，确保关联提取的准确性。</w:t>
      </w:r>
    </w:p>
    <w:p w14:paraId="40B1D9A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（4）</w:t>
      </w:r>
      <w:r>
        <w:rPr>
          <w:rFonts w:hint="default"/>
          <w:lang w:val="en-US" w:eastAsia="zh-CN"/>
        </w:rPr>
        <w:t>直接合作关系初步抓取</w:t>
      </w:r>
    </w:p>
    <w:p w14:paraId="1C52223C">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系统整合论文、专利关联提取结果，完成学者直接合作关系的初步抓取，梳理关联脉络。</w:t>
      </w:r>
    </w:p>
    <w:p w14:paraId="6EC6B7F9">
      <w:pPr>
        <w:pStyle w:val="19"/>
        <w:bidi w:val="0"/>
        <w:ind w:left="0" w:leftChars="0" w:firstLine="0" w:firstLineChars="0"/>
        <w:rPr>
          <w:rFonts w:hint="default"/>
          <w:lang w:val="en-US" w:eastAsia="zh-CN"/>
        </w:rPr>
      </w:pPr>
      <w:r>
        <w:rPr>
          <w:rFonts w:hint="default"/>
          <w:lang w:val="en-US" w:eastAsia="zh-CN"/>
        </w:rPr>
        <w:t>语义匹配与关系验证</w:t>
      </w:r>
    </w:p>
    <w:p w14:paraId="6C733D84">
      <w:pPr>
        <w:rPr>
          <w:rFonts w:hint="default"/>
          <w:lang w:val="en-US" w:eastAsia="zh-CN"/>
        </w:rPr>
      </w:pPr>
      <w:r>
        <w:rPr>
          <w:rFonts w:hint="default"/>
          <w:lang w:val="en-US" w:eastAsia="zh-CN"/>
        </w:rPr>
        <w:t>运用语义匹配与关系验证算法，结合学者姓名、所在机构、研究方向等字段辅助校验，剔除重名误关联、无效关联数据，确保专家间直接关系构建的精准性，最终生成结构化关系数据</w:t>
      </w:r>
      <w:r>
        <w:rPr>
          <w:rFonts w:hint="eastAsia"/>
          <w:lang w:val="en-US" w:eastAsia="zh-CN"/>
        </w:rPr>
        <w:t>。</w:t>
      </w:r>
    </w:p>
    <w:p w14:paraId="4371C758">
      <w:pPr>
        <w:numPr>
          <w:ilvl w:val="0"/>
          <w:numId w:val="0"/>
        </w:numPr>
        <w:ind w:firstLine="560" w:firstLineChars="200"/>
        <w:rPr>
          <w:rFonts w:hint="default"/>
          <w:lang w:val="en-US" w:eastAsia="zh-CN"/>
        </w:rPr>
      </w:pPr>
      <w:r>
        <w:rPr>
          <w:rFonts w:hint="default" w:ascii="Arial" w:hAnsi="Arial" w:eastAsia="Songti SC" w:cstheme="minorBidi"/>
          <w:kern w:val="2"/>
          <w:sz w:val="28"/>
          <w:szCs w:val="24"/>
          <w:lang w:val="en-US" w:eastAsia="zh-CN" w:bidi="ar-SA"/>
        </w:rPr>
        <w:t>（1）</w:t>
      </w:r>
      <w:r>
        <w:rPr>
          <w:rFonts w:hint="default"/>
          <w:lang w:val="en-US" w:eastAsia="zh-CN"/>
        </w:rPr>
        <w:t>验证算法配置与参数设置</w:t>
      </w:r>
    </w:p>
    <w:p w14:paraId="3F231007">
      <w:pPr>
        <w:numPr>
          <w:ilvl w:val="0"/>
          <w:numId w:val="0"/>
        </w:numPr>
        <w:ind w:firstLine="560" w:firstLineChars="0"/>
        <w:rPr>
          <w:rFonts w:hint="default"/>
          <w:lang w:val="en-US" w:eastAsia="zh-CN"/>
        </w:rPr>
      </w:pPr>
      <w:r>
        <w:rPr>
          <w:rFonts w:hint="default"/>
          <w:lang w:val="en-US" w:eastAsia="zh-CN"/>
        </w:rPr>
        <w:t>用户可在系统算法配置管理页面，选择对应语义匹配与关系验证算法，设置算法校验阈值、校验优先级，支持手动调整学者姓名、所在机构、研究方向等辅助校验字段的权重，配置完成后保存生效，可后续修改优化。</w:t>
      </w:r>
    </w:p>
    <w:p w14:paraId="7EEA6C9A">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（2）</w:t>
      </w:r>
      <w:r>
        <w:rPr>
          <w:lang w:val="en-US" w:eastAsia="zh-CN"/>
        </w:rPr>
        <w:t>语义匹配与辅助校验触发</w:t>
      </w:r>
    </w:p>
    <w:p w14:paraId="784A11BF">
      <w:pPr>
        <w:numPr>
          <w:ilvl w:val="0"/>
          <w:numId w:val="0"/>
        </w:numPr>
        <w:bidi w:val="0"/>
        <w:ind w:firstLine="560" w:firstLineChars="0"/>
        <w:rPr>
          <w:lang w:val="en-US" w:eastAsia="zh-CN"/>
        </w:rPr>
      </w:pPr>
      <w:r>
        <w:rPr>
          <w:lang w:val="en-US" w:eastAsia="zh-CN"/>
        </w:rPr>
        <w:t>用户可在系统关联关系验证页面选择待验证的关联数据范围，手动触发语义匹配与关系验证任务，系统响应用户指令，启动已配置的算法及校验规则，开展全方位验证工作。</w:t>
      </w:r>
    </w:p>
    <w:p w14:paraId="78A7C228">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（3）</w:t>
      </w:r>
      <w:r>
        <w:rPr>
          <w:lang w:val="en-US" w:eastAsia="zh-CN"/>
        </w:rPr>
        <w:t>多字段辅助校验</w:t>
      </w:r>
    </w:p>
    <w:p w14:paraId="11071BF7">
      <w:pPr>
        <w:numPr>
          <w:ilvl w:val="0"/>
          <w:numId w:val="0"/>
        </w:numPr>
        <w:bidi w:val="0"/>
        <w:ind w:firstLine="560" w:firstLineChars="0"/>
      </w:pPr>
      <w:r>
        <w:rPr>
          <w:lang w:val="en-US" w:eastAsia="zh-CN"/>
        </w:rPr>
        <w:t>系统依托语义匹配算法，结合学者姓名、所在机构、研究方向等预设辅助校验字段，对初步关联数据进行交叉校验，精准识别重名导致的误关联、无实际合作的无效关联数据。</w:t>
      </w:r>
    </w:p>
    <w:p w14:paraId="6AEB5C5A">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（4）</w:t>
      </w:r>
      <w:r>
        <w:rPr>
          <w:lang w:val="en-US" w:eastAsia="zh-CN"/>
        </w:rPr>
        <w:t>无效关联剔除</w:t>
      </w:r>
    </w:p>
    <w:p w14:paraId="55D0EB22">
      <w:pPr>
        <w:numPr>
          <w:ilvl w:val="0"/>
          <w:numId w:val="0"/>
        </w:numPr>
        <w:bidi w:val="0"/>
        <w:ind w:firstLine="560" w:firstLineChars="0"/>
      </w:pPr>
      <w:r>
        <w:rPr>
          <w:lang w:val="en-US" w:eastAsia="zh-CN"/>
        </w:rPr>
        <w:t>系统按照算法校验结果及用户设置的阈值，自动剔除重名误关联、无效关联数据，同时生成剔除日志，详细记录剔除数据明细、剔除原因，供用户在数据处理日志页面在线查看、追溯。</w:t>
      </w:r>
    </w:p>
    <w:p w14:paraId="2E051BCC">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（5）</w:t>
      </w:r>
      <w:r>
        <w:rPr>
          <w:lang w:val="en-US" w:eastAsia="zh-CN"/>
        </w:rPr>
        <w:t>结构化关系数据生成</w:t>
      </w:r>
    </w:p>
    <w:p w14:paraId="45342B85">
      <w:pPr>
        <w:numPr>
          <w:ilvl w:val="0"/>
          <w:numId w:val="0"/>
        </w:numPr>
        <w:bidi w:val="0"/>
        <w:ind w:firstLine="560" w:firstLineChars="0"/>
        <w:rPr>
          <w:rFonts w:hint="default"/>
          <w:lang w:val="en-US" w:eastAsia="zh-CN"/>
        </w:rPr>
      </w:pPr>
      <w:r>
        <w:rPr>
          <w:lang w:val="en-US" w:eastAsia="zh-CN"/>
        </w:rPr>
        <w:t>验证及剔除完成后，系统对剩余有效关联数据进行整理，自动生成标准化、结构化的专家间直接关系数据，确保关系数据的精准性与规范性，为后续知识图谱构建提供核心数据支撑。</w:t>
      </w:r>
    </w:p>
    <w:p w14:paraId="5E83AE8A">
      <w:pPr>
        <w:pStyle w:val="10"/>
        <w:bidi w:val="0"/>
        <w:rPr>
          <w:rFonts w:hint="default"/>
          <w:lang w:val="en-US" w:eastAsia="zh-CN"/>
        </w:rPr>
      </w:pPr>
      <w:r>
        <w:rPr>
          <w:rFonts w:hint="default"/>
          <w:lang w:val="en-US" w:eastAsia="zh-CN"/>
        </w:rPr>
        <w:t>关系类型精准分类</w:t>
      </w:r>
    </w:p>
    <w:p w14:paraId="603E2640">
      <w:pPr>
        <w:rPr>
          <w:rFonts w:hint="default"/>
          <w:lang w:val="en-US" w:eastAsia="zh-CN"/>
        </w:rPr>
      </w:pPr>
      <w:r>
        <w:rPr>
          <w:rFonts w:hint="default"/>
          <w:lang w:val="en-US" w:eastAsia="zh-CN"/>
        </w:rPr>
        <w:t>提供专家直接关系多维度分类、分类规则自定义及分类结果校验功能，结合多类字段，完成基础分类及拓展适配，搭建标准化可调整的分类体系。</w:t>
      </w:r>
    </w:p>
    <w:p w14:paraId="53FCC062">
      <w:pPr>
        <w:rPr>
          <w:rFonts w:hint="default"/>
          <w:lang w:val="en-US" w:eastAsia="zh-CN"/>
        </w:rPr>
      </w:pPr>
      <w:r>
        <w:rPr>
          <w:rFonts w:hint="default"/>
          <w:lang w:val="en-US" w:eastAsia="zh-CN"/>
        </w:rPr>
        <w:t>关系类型精准分类具体功能</w:t>
      </w:r>
      <w:r>
        <w:rPr>
          <w:rFonts w:hint="eastAsia"/>
          <w:lang w:val="en-US" w:eastAsia="zh-CN"/>
        </w:rPr>
        <w:t>包括分类规则配置、</w:t>
      </w:r>
      <w:r>
        <w:rPr>
          <w:rFonts w:hint="default"/>
          <w:lang w:val="en-US" w:eastAsia="zh-CN"/>
        </w:rPr>
        <w:t>智能分类</w:t>
      </w:r>
      <w:r>
        <w:rPr>
          <w:rFonts w:hint="eastAsia"/>
          <w:lang w:val="en-US" w:eastAsia="zh-CN"/>
        </w:rPr>
        <w:t>匹配。</w:t>
      </w:r>
    </w:p>
    <w:p w14:paraId="2B4EB978">
      <w:pPr>
        <w:pStyle w:val="19"/>
        <w:bidi w:val="0"/>
        <w:ind w:left="0" w:leftChars="0" w:firstLine="0" w:firstLineChars="0"/>
        <w:rPr>
          <w:rFonts w:hint="default"/>
          <w:lang w:val="en-US" w:eastAsia="zh-CN"/>
        </w:rPr>
      </w:pPr>
      <w:r>
        <w:rPr>
          <w:rFonts w:hint="default"/>
          <w:lang w:val="en-US" w:eastAsia="zh-CN"/>
        </w:rPr>
        <w:t>分类规则配置</w:t>
      </w:r>
    </w:p>
    <w:p w14:paraId="5AEBABD8">
      <w:pPr>
        <w:pStyle w:val="2"/>
        <w:rPr>
          <w:rFonts w:hint="default"/>
          <w:lang w:val="en-US" w:eastAsia="zh-CN"/>
        </w:rPr>
      </w:pPr>
      <w:r>
        <w:rPr>
          <w:rFonts w:hint="default"/>
          <w:lang w:val="en-US" w:eastAsia="zh-CN"/>
        </w:rPr>
        <w:t>预设论文合作、专利合作、项目共同承担等核心分类规则，关联学者唯一ID、论文唯一ID、专利申请号/授权号、基金项目唯一ID及参与人员字段，搭建标准化分类体系，支持规则灵活调整。</w:t>
      </w:r>
    </w:p>
    <w:p w14:paraId="02F65A60">
      <w:pPr>
        <w:numPr>
          <w:ilvl w:val="0"/>
          <w:numId w:val="0"/>
        </w:numPr>
        <w:bidi w:val="0"/>
        <w:ind w:firstLine="560" w:firstLineChars="200"/>
        <w:rPr>
          <w:lang w:val="en-US" w:eastAsia="zh-CN"/>
        </w:rPr>
      </w:pPr>
      <w:r>
        <w:rPr>
          <w:rFonts w:ascii="Arial" w:hAnsi="Arial" w:eastAsia="Songti SC" w:cstheme="minorBidi"/>
          <w:kern w:val="2"/>
          <w:sz w:val="28"/>
          <w:szCs w:val="24"/>
          <w:lang w:val="en-US" w:eastAsia="zh-CN" w:bidi="ar-SA"/>
        </w:rPr>
        <w:t>（1）</w:t>
      </w:r>
      <w:r>
        <w:rPr>
          <w:lang w:val="en-US" w:eastAsia="zh-CN"/>
        </w:rPr>
        <w:t>核心分类规则预设展示</w:t>
      </w:r>
    </w:p>
    <w:p w14:paraId="2BE97D9A">
      <w:pPr>
        <w:numPr>
          <w:ilvl w:val="0"/>
          <w:numId w:val="0"/>
        </w:numPr>
        <w:bidi w:val="0"/>
        <w:ind w:firstLine="560" w:firstLineChars="0"/>
      </w:pPr>
      <w:r>
        <w:rPr>
          <w:lang w:val="en-US" w:eastAsia="zh-CN"/>
        </w:rPr>
        <w:t>用户可在系统分类规则配置页面，查看系统预设的核心分类规则，包括论文合作、专利合作、项目共同承担等类别，每个规则均明确关联逻辑，用户可直观查看规则详情，为后续使用及调整提供基础。</w:t>
      </w:r>
    </w:p>
    <w:p w14:paraId="0D765FDE">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（2）</w:t>
      </w:r>
      <w:r>
        <w:rPr>
          <w:lang w:val="en-US" w:eastAsia="zh-CN"/>
        </w:rPr>
        <w:t>关联字段配置</w:t>
      </w:r>
    </w:p>
    <w:p w14:paraId="7E5FEA3E">
      <w:pPr>
        <w:numPr>
          <w:ilvl w:val="0"/>
          <w:numId w:val="0"/>
        </w:numPr>
        <w:bidi w:val="0"/>
        <w:ind w:firstLine="560" w:firstLineChars="0"/>
        <w:rPr>
          <w:lang w:val="en-US" w:eastAsia="zh-CN"/>
        </w:rPr>
      </w:pPr>
      <w:r>
        <w:rPr>
          <w:lang w:val="en-US" w:eastAsia="zh-CN"/>
        </w:rPr>
        <w:t>用户可在分类规则配置页面，完成各类核心分类规则与目标字段的关联配置，精准关联学者唯一ID、论文唯一ID、专利申请号/授权号、基金项目唯一ID及参与人员等字段，支持手动选择字段关联关系，也可批量导入关联映射规则，确保规则与字段关联精准、无遗漏。</w:t>
      </w:r>
    </w:p>
    <w:p w14:paraId="77B7E741">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（3）</w:t>
      </w:r>
      <w:r>
        <w:rPr>
          <w:lang w:val="en-US" w:eastAsia="zh-CN"/>
        </w:rPr>
        <w:t>规则灵活调整操作</w:t>
      </w:r>
    </w:p>
    <w:p w14:paraId="6DFE3F27">
      <w:pPr>
        <w:numPr>
          <w:ilvl w:val="0"/>
          <w:numId w:val="0"/>
        </w:numPr>
        <w:bidi w:val="0"/>
        <w:ind w:firstLine="560" w:firstLineChars="0"/>
        <w:rPr>
          <w:rFonts w:hint="default"/>
          <w:lang w:val="en-US" w:eastAsia="zh-CN"/>
        </w:rPr>
      </w:pPr>
      <w:r>
        <w:rPr>
          <w:lang w:val="en-US" w:eastAsia="zh-CN"/>
        </w:rPr>
        <w:t>用户可在分类规则配置页面，对预设的核心分类规则进行灵活调整，支持新增、编辑、删除规则，可修改规则的判定条件、关联字段及优先级，调整完成后保存生效，系统自动同步更新分类体系，适配不同业务场景下的分类需求，保障分类规则的灵活性与实用性。</w:t>
      </w:r>
    </w:p>
    <w:p w14:paraId="78B95AA2">
      <w:pPr>
        <w:pStyle w:val="19"/>
        <w:bidi w:val="0"/>
        <w:ind w:left="0" w:leftChars="0" w:firstLine="0" w:firstLineChars="0"/>
        <w:rPr>
          <w:rFonts w:hint="default"/>
          <w:lang w:val="en-US" w:eastAsia="zh-CN"/>
        </w:rPr>
      </w:pPr>
      <w:r>
        <w:rPr>
          <w:rFonts w:hint="default"/>
          <w:lang w:val="en-US" w:eastAsia="zh-CN"/>
        </w:rPr>
        <w:t>智能分类匹配</w:t>
      </w:r>
    </w:p>
    <w:p w14:paraId="45B26E99">
      <w:pPr>
        <w:bidi w:val="0"/>
        <w:rPr>
          <w:rFonts w:hint="eastAsia"/>
          <w:lang w:val="en-US" w:eastAsia="zh-CN"/>
        </w:rPr>
      </w:pPr>
      <w:r>
        <w:rPr>
          <w:rFonts w:hint="default"/>
          <w:lang w:val="en-US" w:eastAsia="zh-CN"/>
        </w:rPr>
        <w:t>根据直接关系的来源数据及关联字段，将基于论文作者字段匹配的共同关联标注为论文合作关系，将基于专利申请人/专利权人字段匹配的共同关联标注为专利合作关系，结合基金项目参与人员字段及项目信息，识别并标注项目共同承担关系，完成关系类型精准分类</w:t>
      </w:r>
      <w:r>
        <w:rPr>
          <w:rFonts w:hint="eastAsia"/>
          <w:lang w:val="en-US" w:eastAsia="zh-CN"/>
        </w:rPr>
        <w:t>。</w:t>
      </w:r>
    </w:p>
    <w:p w14:paraId="500B9E2C">
      <w:pPr>
        <w:numPr>
          <w:ilvl w:val="0"/>
          <w:numId w:val="0"/>
        </w:numPr>
        <w:bidi w:val="0"/>
        <w:ind w:firstLine="560" w:firstLineChars="200"/>
        <w:rPr>
          <w:lang w:val="en-US" w:eastAsia="zh-CN"/>
        </w:rPr>
      </w:pPr>
      <w:r>
        <w:rPr>
          <w:rFonts w:ascii="Arial" w:hAnsi="Arial" w:eastAsia="Songti SC" w:cstheme="minorBidi"/>
          <w:kern w:val="2"/>
          <w:sz w:val="28"/>
          <w:szCs w:val="24"/>
          <w:lang w:val="en-US" w:eastAsia="zh-CN" w:bidi="ar-SA"/>
        </w:rPr>
        <w:t>（1）</w:t>
      </w:r>
      <w:r>
        <w:rPr>
          <w:lang w:val="en-US" w:eastAsia="zh-CN"/>
        </w:rPr>
        <w:t>分类匹配任务发起</w:t>
      </w:r>
    </w:p>
    <w:p w14:paraId="6C8A937B">
      <w:pPr>
        <w:numPr>
          <w:ilvl w:val="0"/>
          <w:numId w:val="0"/>
        </w:numPr>
        <w:bidi w:val="0"/>
        <w:ind w:firstLine="560" w:firstLineChars="0"/>
      </w:pPr>
      <w:r>
        <w:rPr>
          <w:lang w:val="en-US" w:eastAsia="zh-CN"/>
        </w:rPr>
        <w:t>用户可在系统智能分类匹配页面，选择待分类的专家直接关系数据范围，确认关联的来源数据及字段无误后，手动触发智能分类匹配任务，系统自动调用前期配置的分类规则，启动分类匹配流程。</w:t>
      </w:r>
    </w:p>
    <w:p w14:paraId="4B299C85">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（2）</w:t>
      </w:r>
      <w:r>
        <w:rPr>
          <w:lang w:val="en-US" w:eastAsia="zh-CN"/>
        </w:rPr>
        <w:t>论文合作关系标注</w:t>
      </w:r>
    </w:p>
    <w:p w14:paraId="3A331162">
      <w:pPr>
        <w:numPr>
          <w:ilvl w:val="0"/>
          <w:numId w:val="0"/>
        </w:numPr>
        <w:bidi w:val="0"/>
        <w:ind w:firstLine="560" w:firstLineChars="0"/>
      </w:pPr>
      <w:r>
        <w:rPr>
          <w:lang w:val="en-US" w:eastAsia="zh-CN"/>
        </w:rPr>
        <w:t>系统自动识别直接关系的来源数据，针对基于论文作者字段匹配的共同关联数据，对照预设分类规则，精准标注为论文合作关系，同步关联对应论文唯一ID、学者唯一ID等核心字段，留存标注依据。</w:t>
      </w:r>
    </w:p>
    <w:p w14:paraId="7BDA74AF">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（3）</w:t>
      </w:r>
      <w:r>
        <w:rPr>
          <w:lang w:val="en-US" w:eastAsia="zh-CN"/>
        </w:rPr>
        <w:t>专利合作关系标注</w:t>
      </w:r>
    </w:p>
    <w:p w14:paraId="25735AAA">
      <w:pPr>
        <w:numPr>
          <w:ilvl w:val="0"/>
          <w:numId w:val="0"/>
        </w:numPr>
        <w:bidi w:val="0"/>
        <w:ind w:firstLine="560" w:firstLineChars="0"/>
      </w:pPr>
      <w:r>
        <w:rPr>
          <w:lang w:val="en-US" w:eastAsia="zh-CN"/>
        </w:rPr>
        <w:t>系统同步识别基于专利申请人/专利权人字段匹配的共同关联数据，按照分类规则自动标注为专利合作关系，关联专利申请号/授权号、专利权人等相关字段，确保标注与来源数据精准对应。</w:t>
      </w:r>
    </w:p>
    <w:p w14:paraId="292BD61D">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（4）</w:t>
      </w:r>
      <w:r>
        <w:rPr>
          <w:lang w:val="en-US" w:eastAsia="zh-CN"/>
        </w:rPr>
        <w:t>项目共同承担关系识别与标注</w:t>
      </w:r>
    </w:p>
    <w:p w14:paraId="7498EABC">
      <w:pPr>
        <w:numPr>
          <w:ilvl w:val="0"/>
          <w:numId w:val="0"/>
        </w:numPr>
        <w:bidi w:val="0"/>
        <w:ind w:firstLine="560" w:firstLineChars="0"/>
        <w:rPr>
          <w:rFonts w:hint="default"/>
          <w:lang w:val="en-US" w:eastAsia="zh-CN"/>
        </w:rPr>
      </w:pPr>
      <w:r>
        <w:rPr>
          <w:lang w:val="en-US" w:eastAsia="zh-CN"/>
        </w:rPr>
        <w:t>系统结合基金项目参与人员字段及相关项目信息，与专家直接关系数据进行交叉匹配，精准识别出项目共同承担的关联关系，自动标注为项目共同承担关系，关联基金项目唯一ID、参与人员信息等，完成多类型关系的全面标注。</w:t>
      </w:r>
    </w:p>
    <w:p w14:paraId="2F7F089E">
      <w:pPr>
        <w:pStyle w:val="10"/>
        <w:bidi w:val="0"/>
        <w:rPr>
          <w:rFonts w:hint="default"/>
          <w:lang w:val="en-US" w:eastAsia="zh-CN"/>
        </w:rPr>
      </w:pPr>
      <w:r>
        <w:rPr>
          <w:rFonts w:hint="default"/>
          <w:lang w:val="en-US" w:eastAsia="zh-CN"/>
        </w:rPr>
        <w:t>关系上下文信息记录</w:t>
      </w:r>
    </w:p>
    <w:p w14:paraId="74E95C57">
      <w:pPr>
        <w:bidi w:val="0"/>
        <w:rPr>
          <w:lang w:val="en-US" w:eastAsia="zh-CN"/>
        </w:rPr>
      </w:pPr>
      <w:r>
        <w:rPr>
          <w:lang w:val="en-US" w:eastAsia="zh-CN"/>
        </w:rPr>
        <w:t>提供专家直接关系上下文全量采集、结构化归档及溯源查询功能，依托全量关联字段，捕捉多维度信息并规范留存，形成可追溯的结构化关系档案。</w:t>
      </w:r>
    </w:p>
    <w:p w14:paraId="08851B41">
      <w:pPr>
        <w:bidi w:val="0"/>
        <w:rPr>
          <w:rFonts w:hint="default"/>
          <w:lang w:val="en-US"/>
        </w:rPr>
      </w:pPr>
      <w:r>
        <w:rPr>
          <w:rFonts w:hint="default"/>
          <w:lang w:val="en-US" w:eastAsia="zh-CN"/>
        </w:rPr>
        <w:t>关系上下文信息</w:t>
      </w:r>
      <w:r>
        <w:rPr>
          <w:lang w:val="en-US" w:eastAsia="zh-CN"/>
        </w:rPr>
        <w:t>具体功能</w:t>
      </w:r>
      <w:r>
        <w:rPr>
          <w:rFonts w:hint="eastAsia"/>
          <w:lang w:val="en-US" w:eastAsia="zh-CN"/>
        </w:rPr>
        <w:t>包括</w:t>
      </w:r>
      <w:r>
        <w:rPr>
          <w:lang w:val="en-US" w:eastAsia="zh-CN"/>
        </w:rPr>
        <w:t>时间信息</w:t>
      </w:r>
      <w:r>
        <w:rPr>
          <w:rFonts w:hint="eastAsia"/>
          <w:lang w:val="en-US" w:eastAsia="zh-CN"/>
        </w:rPr>
        <w:t>提取、</w:t>
      </w:r>
      <w:r>
        <w:rPr>
          <w:lang w:val="en-US" w:eastAsia="zh-CN"/>
        </w:rPr>
        <w:t>合作场景</w:t>
      </w:r>
      <w:r>
        <w:rPr>
          <w:rFonts w:hint="eastAsia"/>
          <w:lang w:val="en-US" w:eastAsia="zh-CN"/>
        </w:rPr>
        <w:t>采集、</w:t>
      </w:r>
      <w:r>
        <w:rPr>
          <w:lang w:val="en-US" w:eastAsia="zh-CN"/>
        </w:rPr>
        <w:t>成果标识</w:t>
      </w:r>
      <w:r>
        <w:rPr>
          <w:rFonts w:hint="eastAsia"/>
          <w:lang w:val="en-US" w:eastAsia="zh-CN"/>
        </w:rPr>
        <w:t>关联。</w:t>
      </w:r>
    </w:p>
    <w:p w14:paraId="6C6376AF">
      <w:pPr>
        <w:pStyle w:val="19"/>
        <w:bidi w:val="0"/>
        <w:ind w:left="0" w:leftChars="0" w:firstLine="0" w:firstLineChars="0"/>
        <w:rPr>
          <w:lang w:val="en-US" w:eastAsia="zh-CN"/>
        </w:rPr>
      </w:pPr>
      <w:r>
        <w:rPr>
          <w:lang w:val="en-US" w:eastAsia="zh-CN"/>
        </w:rPr>
        <w:t>时间信息提取</w:t>
      </w:r>
    </w:p>
    <w:p w14:paraId="0F1E9713">
      <w:pPr>
        <w:bidi w:val="0"/>
        <w:rPr>
          <w:lang w:val="en-US" w:eastAsia="zh-CN"/>
        </w:rPr>
      </w:pPr>
      <w:r>
        <w:rPr>
          <w:lang w:val="en-US" w:eastAsia="zh-CN"/>
        </w:rPr>
        <w:t>提取论文发布年份、专利申请日期/授权日期及基金项目开始/截止时间，关联学者唯一ID及合作关联数据，精准记录每条直接关系的发生时间，形成时间维度结构化记录。</w:t>
      </w:r>
    </w:p>
    <w:p w14:paraId="7AE8181E">
      <w:pPr>
        <w:numPr>
          <w:ilvl w:val="0"/>
          <w:numId w:val="0"/>
        </w:numPr>
        <w:bidi w:val="0"/>
        <w:ind w:firstLine="560" w:firstLineChars="200"/>
        <w:rPr>
          <w:lang w:val="en-US" w:eastAsia="zh-CN"/>
        </w:rPr>
      </w:pPr>
      <w:r>
        <w:rPr>
          <w:rFonts w:ascii="Arial" w:hAnsi="Arial" w:eastAsia="Songti SC" w:cstheme="minorBidi"/>
          <w:kern w:val="2"/>
          <w:sz w:val="28"/>
          <w:szCs w:val="24"/>
          <w:lang w:val="en-US" w:eastAsia="zh-CN" w:bidi="ar-SA"/>
        </w:rPr>
        <w:t>（1）</w:t>
      </w:r>
      <w:r>
        <w:rPr>
          <w:lang w:val="en-US" w:eastAsia="zh-CN"/>
        </w:rPr>
        <w:t>时间字段提取</w:t>
      </w:r>
    </w:p>
    <w:p w14:paraId="5419CDAF">
      <w:pPr>
        <w:numPr>
          <w:ilvl w:val="0"/>
          <w:numId w:val="0"/>
        </w:numPr>
        <w:bidi w:val="0"/>
        <w:ind w:firstLine="560" w:firstLineChars="0"/>
      </w:pPr>
      <w:r>
        <w:rPr>
          <w:lang w:val="en-US" w:eastAsia="zh-CN"/>
        </w:rPr>
        <w:t>用户可在时间信息提取页面，选择待提取时间信息的关系数据范围，手动触发提取任务，系统自动从标准化后的论文、专利、基金项目数据中，精准提取论文发布年份、专利申请日期/授权日期及基金项目开始/截止时间，自动剔除时间格式异常数据并完成标准化处理（统一时间格式）。</w:t>
      </w:r>
    </w:p>
    <w:p w14:paraId="01B6A137">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（2）</w:t>
      </w:r>
      <w:r>
        <w:rPr>
          <w:lang w:val="en-US" w:eastAsia="zh-CN"/>
        </w:rPr>
        <w:t>时间与关系关联</w:t>
      </w:r>
    </w:p>
    <w:p w14:paraId="7E598A64">
      <w:pPr>
        <w:numPr>
          <w:ilvl w:val="0"/>
          <w:numId w:val="0"/>
        </w:numPr>
        <w:bidi w:val="0"/>
        <w:ind w:firstLine="560" w:firstLineChars="0"/>
      </w:pPr>
      <w:r>
        <w:rPr>
          <w:lang w:val="en-US" w:eastAsia="zh-CN"/>
        </w:rPr>
        <w:t>系统自动将提取到的各类时间信息，与学者唯一ID及对应合作关联数据进行精准关联，确保每条时间记录都能对应到具体的专家直接合作关系，无关联错位、遗漏情况。</w:t>
      </w:r>
    </w:p>
    <w:p w14:paraId="0CB74FC9">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（3）</w:t>
      </w:r>
      <w:r>
        <w:rPr>
          <w:lang w:val="en-US" w:eastAsia="zh-CN"/>
        </w:rPr>
        <w:t>时间维度结构化记录</w:t>
      </w:r>
    </w:p>
    <w:p w14:paraId="5A186D99">
      <w:pPr>
        <w:numPr>
          <w:ilvl w:val="0"/>
          <w:numId w:val="0"/>
        </w:numPr>
        <w:bidi w:val="0"/>
        <w:ind w:firstLine="560" w:firstLineChars="0"/>
      </w:pPr>
      <w:r>
        <w:rPr>
          <w:lang w:val="en-US" w:eastAsia="zh-CN"/>
        </w:rPr>
        <w:t>关联完成后，系统自动对每条直接关系的发生时间进行整理，按时间类型（论文、专利、项目）分类归档，生成时间维度结构化记录，用户可在线查看、筛选不同时间区间的合作关系，同时支持时间记录的编辑、补充，确保时间信息精准可追溯。</w:t>
      </w:r>
    </w:p>
    <w:p w14:paraId="39EF6F92">
      <w:pPr>
        <w:pStyle w:val="19"/>
        <w:bidi w:val="0"/>
        <w:ind w:left="0" w:leftChars="0" w:firstLine="0" w:firstLineChars="0"/>
        <w:rPr>
          <w:lang w:val="en-US" w:eastAsia="zh-CN"/>
        </w:rPr>
      </w:pPr>
      <w:r>
        <w:rPr>
          <w:lang w:val="en-US" w:eastAsia="zh-CN"/>
        </w:rPr>
        <w:t>合作场景采集</w:t>
      </w:r>
    </w:p>
    <w:p w14:paraId="2E45ABC2">
      <w:pPr>
        <w:bidi w:val="0"/>
        <w:rPr>
          <w:lang w:val="en-US" w:eastAsia="zh-CN"/>
        </w:rPr>
      </w:pPr>
      <w:r>
        <w:rPr>
          <w:lang w:val="en-US" w:eastAsia="zh-CN"/>
        </w:rPr>
        <w:t>提取论文期刊会议相关信息、基金项目名称，结合学者所在机构字段，明确每条直接关系的具体合作场景及关联主体，丰富上下文信息。</w:t>
      </w:r>
    </w:p>
    <w:p w14:paraId="2DF69FC4">
      <w:pPr>
        <w:numPr>
          <w:ilvl w:val="0"/>
          <w:numId w:val="0"/>
        </w:numPr>
        <w:bidi w:val="0"/>
        <w:ind w:firstLine="560" w:firstLineChars="200"/>
        <w:rPr>
          <w:lang w:val="en-US" w:eastAsia="zh-CN"/>
        </w:rPr>
      </w:pPr>
      <w:r>
        <w:rPr>
          <w:rFonts w:ascii="Arial" w:hAnsi="Arial" w:eastAsia="Songti SC" w:cstheme="minorBidi"/>
          <w:kern w:val="2"/>
          <w:sz w:val="28"/>
          <w:szCs w:val="24"/>
          <w:lang w:val="en-US" w:eastAsia="zh-CN" w:bidi="ar-SA"/>
        </w:rPr>
        <w:t>（1）</w:t>
      </w:r>
      <w:r>
        <w:rPr>
          <w:lang w:val="en-US" w:eastAsia="zh-CN"/>
        </w:rPr>
        <w:t>场景相关信息提取</w:t>
      </w:r>
    </w:p>
    <w:p w14:paraId="108B51B0">
      <w:pPr>
        <w:numPr>
          <w:ilvl w:val="0"/>
          <w:numId w:val="0"/>
        </w:numPr>
        <w:bidi w:val="0"/>
        <w:ind w:firstLine="560" w:firstLineChars="0"/>
      </w:pPr>
      <w:r>
        <w:rPr>
          <w:lang w:val="en-US" w:eastAsia="zh-CN"/>
        </w:rPr>
        <w:t>用户可在合作场景采集页面，触发场景信息采集任务，系统自动从论文数据中提取期刊名称、会议名称等相关信息，从基金项目数据中提取项目名称，同步调取前期留存的学者所在机构字段，完成场景相关信息的全量采集。</w:t>
      </w:r>
    </w:p>
    <w:p w14:paraId="7F6291DA">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（2）</w:t>
      </w:r>
      <w:r>
        <w:rPr>
          <w:lang w:val="en-US" w:eastAsia="zh-CN"/>
        </w:rPr>
        <w:t>合作场景明确与关联</w:t>
      </w:r>
    </w:p>
    <w:p w14:paraId="56E914A1">
      <w:pPr>
        <w:numPr>
          <w:ilvl w:val="0"/>
          <w:numId w:val="0"/>
        </w:numPr>
        <w:bidi w:val="0"/>
        <w:ind w:firstLine="560" w:firstLineChars="0"/>
      </w:pPr>
      <w:r>
        <w:rPr>
          <w:lang w:val="en-US" w:eastAsia="zh-CN"/>
        </w:rPr>
        <w:t>系统对采集到的信息进行交叉整合，结合学者合作关系类型，明确每条直接关系的具体合作场景（如某期刊论文合作、某基金项目合作）及关联主体（合作学者、所在机构），补充完善关系上下文细节。</w:t>
      </w:r>
    </w:p>
    <w:p w14:paraId="1C731802">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（3）</w:t>
      </w:r>
      <w:r>
        <w:rPr>
          <w:lang w:val="en-US" w:eastAsia="zh-CN"/>
        </w:rPr>
        <w:t>场景信息归档</w:t>
      </w:r>
    </w:p>
    <w:p w14:paraId="07D3B07D">
      <w:pPr>
        <w:numPr>
          <w:ilvl w:val="0"/>
          <w:numId w:val="0"/>
        </w:numPr>
        <w:bidi w:val="0"/>
        <w:ind w:firstLine="560" w:firstLineChars="0"/>
      </w:pPr>
      <w:r>
        <w:rPr>
          <w:lang w:val="en-US" w:eastAsia="zh-CN"/>
        </w:rPr>
        <w:t>系统将明确后的合作场景信息，与对应专家直接关系数据绑定归档，形成标准化场景记录，支持用户按场景类型、关联主体检索合作关系，丰富关系上下文信息，提升关系档案的完整性。</w:t>
      </w:r>
    </w:p>
    <w:p w14:paraId="36BEAA16">
      <w:pPr>
        <w:pStyle w:val="19"/>
        <w:bidi w:val="0"/>
        <w:ind w:left="0" w:leftChars="0" w:firstLine="0" w:firstLineChars="0"/>
        <w:rPr>
          <w:lang w:val="en-US" w:eastAsia="zh-CN"/>
        </w:rPr>
      </w:pPr>
      <w:r>
        <w:rPr>
          <w:lang w:val="en-US" w:eastAsia="zh-CN"/>
        </w:rPr>
        <w:t>成果标识关联</w:t>
      </w:r>
    </w:p>
    <w:p w14:paraId="5D50FD0F">
      <w:pPr>
        <w:bidi w:val="0"/>
        <w:rPr>
          <w:lang w:val="en-US" w:eastAsia="zh-CN"/>
        </w:rPr>
      </w:pPr>
      <w:r>
        <w:rPr>
          <w:lang w:val="en-US" w:eastAsia="zh-CN"/>
        </w:rPr>
        <w:t>关联学者唯一ID、论文唯一ID、专利申请号/授权号及基金项目唯一ID，作为每条直接关系对应的成果标识符，完成全维度结构化数据留存，支撑合作关系溯源查询。</w:t>
      </w:r>
    </w:p>
    <w:p w14:paraId="728CF5F3">
      <w:pPr>
        <w:numPr>
          <w:ilvl w:val="0"/>
          <w:numId w:val="0"/>
        </w:numPr>
        <w:bidi w:val="0"/>
        <w:ind w:firstLine="560" w:firstLineChars="200"/>
        <w:rPr>
          <w:lang w:val="en-US" w:eastAsia="zh-CN"/>
        </w:rPr>
      </w:pPr>
      <w:r>
        <w:rPr>
          <w:rFonts w:ascii="Arial" w:hAnsi="Arial" w:eastAsia="Songti SC" w:cstheme="minorBidi"/>
          <w:kern w:val="2"/>
          <w:sz w:val="28"/>
          <w:szCs w:val="24"/>
          <w:lang w:val="en-US" w:eastAsia="zh-CN" w:bidi="ar-SA"/>
        </w:rPr>
        <w:t>（1）</w:t>
      </w:r>
      <w:r>
        <w:rPr>
          <w:lang w:val="en-US" w:eastAsia="zh-CN"/>
        </w:rPr>
        <w:t>成果标识提取与关联</w:t>
      </w:r>
    </w:p>
    <w:p w14:paraId="20DF2653">
      <w:pPr>
        <w:numPr>
          <w:ilvl w:val="0"/>
          <w:numId w:val="0"/>
        </w:numPr>
        <w:bidi w:val="0"/>
        <w:ind w:firstLine="560" w:firstLineChars="0"/>
      </w:pPr>
      <w:r>
        <w:rPr>
          <w:lang w:val="en-US" w:eastAsia="zh-CN"/>
        </w:rPr>
        <w:t>用户可在成果标识关联页面，启动成果标识关联任务，系统自动调取前期采集的学者唯一ID、论文唯一ID、专利申请号/授权号及基金项目唯一ID，将各类标识与对应每条直接关系进行全维度关联，确保每条合作关系都有明确的成果标识符对应。</w:t>
      </w:r>
    </w:p>
    <w:p w14:paraId="531BA2C4">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（2）</w:t>
      </w:r>
      <w:r>
        <w:rPr>
          <w:lang w:val="en-US" w:eastAsia="zh-CN"/>
        </w:rPr>
        <w:t>结构化数据留存</w:t>
      </w:r>
    </w:p>
    <w:p w14:paraId="01280094">
      <w:pPr>
        <w:numPr>
          <w:ilvl w:val="0"/>
          <w:numId w:val="0"/>
        </w:numPr>
        <w:bidi w:val="0"/>
        <w:ind w:firstLine="560" w:firstLineChars="0"/>
      </w:pPr>
      <w:r>
        <w:rPr>
          <w:lang w:val="en-US" w:eastAsia="zh-CN"/>
        </w:rPr>
        <w:t>关联完成后，系统自动对所有成果标识及关联关系进行整理，按“关系ID-学者ID-成果标识”的格式，完成全维度结构化数据留存，明确各类标识的对应关系，无标识缺失、关联错误情况。</w:t>
      </w:r>
    </w:p>
    <w:p w14:paraId="1E65D6AA">
      <w:pPr>
        <w:numPr>
          <w:ilvl w:val="0"/>
          <w:numId w:val="0"/>
        </w:numPr>
        <w:bidi w:val="0"/>
        <w:ind w:left="0" w:leftChars="0" w:firstLine="560" w:firstLineChars="200"/>
        <w:rPr>
          <w:lang w:val="en-US" w:eastAsia="zh-CN"/>
        </w:rPr>
      </w:pPr>
      <w:r>
        <w:rPr>
          <w:rFonts w:ascii="Arial" w:hAnsi="Arial" w:eastAsia="Songti SC" w:cstheme="minorBidi"/>
          <w:kern w:val="2"/>
          <w:sz w:val="28"/>
          <w:szCs w:val="24"/>
          <w:lang w:val="en-US" w:eastAsia="zh-CN" w:bidi="ar-SA"/>
        </w:rPr>
        <w:t>（3）</w:t>
      </w:r>
      <w:r>
        <w:rPr>
          <w:lang w:val="en-US" w:eastAsia="zh-CN"/>
        </w:rPr>
        <w:t>溯源查询支撑</w:t>
      </w:r>
    </w:p>
    <w:p w14:paraId="6E1C858D">
      <w:pPr>
        <w:numPr>
          <w:ilvl w:val="0"/>
          <w:numId w:val="0"/>
        </w:numPr>
        <w:bidi w:val="0"/>
        <w:ind w:firstLine="560" w:firstLineChars="0"/>
        <w:rPr>
          <w:rFonts w:hint="default"/>
          <w:lang w:val="en-US" w:eastAsia="zh-CN"/>
        </w:rPr>
      </w:pPr>
      <w:r>
        <w:rPr>
          <w:lang w:val="en-US" w:eastAsia="zh-CN"/>
        </w:rPr>
        <w:t>成果标识关联数据同步同步至关系档案，用户可通过关系溯源查询页面，输入任意成果标识（如论文唯一ID、专利申请号），快速检索到对应的专家直接合作关系，支撑合作关系的全流程溯源查询，保障关系数据的可核查性。</w:t>
      </w:r>
    </w:p>
    <w:p w14:paraId="763FCE67">
      <w:pPr>
        <w:pStyle w:val="9"/>
        <w:bidi w:val="0"/>
        <w:rPr>
          <w:rFonts w:hint="default"/>
          <w:lang w:val="en-US" w:eastAsia="zh-CN"/>
        </w:rPr>
      </w:pPr>
      <w:r>
        <w:rPr>
          <w:rFonts w:hint="default"/>
          <w:lang w:val="en-US" w:eastAsia="zh-CN"/>
        </w:rPr>
        <w:t>科技单节点间接关系</w:t>
      </w:r>
    </w:p>
    <w:p w14:paraId="27FE354A">
      <w:pPr>
        <w:keepNext w:val="0"/>
        <w:keepLines w:val="0"/>
        <w:pageBreakBefore w:val="0"/>
        <w:widowControl w:val="0"/>
        <w:kinsoku/>
        <w:wordWrap/>
        <w:overflowPunct/>
        <w:topLinePunct w:val="0"/>
        <w:autoSpaceDE/>
        <w:autoSpaceDN/>
        <w:bidi w:val="0"/>
        <w:adjustRightInd/>
        <w:snapToGrid/>
        <w:spacing w:beforeAutospacing="0"/>
        <w:textAlignment w:val="auto"/>
        <w:rPr>
          <w:rFonts w:hint="default"/>
          <w:lang w:val="en-US" w:eastAsia="zh-CN"/>
        </w:rPr>
      </w:pPr>
      <w:r>
        <w:rPr>
          <w:rFonts w:hint="default"/>
          <w:lang w:val="en-US" w:eastAsia="zh-CN"/>
        </w:rPr>
        <w:t>科技单节点间接关系是拓展学者关联网络全景、挖掘隐性学术价值的关键抓手，其核心作用在于构建单一学者的多元潜在关联体系，助力全面研判学者的学术辐射范围与协作潜力。在学术协作日益复杂的背景下，这一模块通过融合核心节点精准定位、多度路径检索、关联强度量化与路径校验等能力，将单一节点的隐性关联转化为可分析、可评估的关联信息，系统解决单一节点关联挖掘不全面、间接关联无依据、价值难量化等问题，为学术协作网络完善与隐性合作机会挖掘提供支撑。</w:t>
      </w:r>
    </w:p>
    <w:p w14:paraId="6541C5CA">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lang w:val="en-US" w:eastAsia="zh-CN"/>
        </w:rPr>
      </w:pPr>
      <w:r>
        <w:rPr>
          <w:rFonts w:hint="default"/>
          <w:lang w:val="en-US" w:eastAsia="zh-CN"/>
        </w:rPr>
        <w:t>科技单节点间接关系</w:t>
      </w:r>
      <w:r>
        <w:rPr>
          <w:rFonts w:hint="eastAsia"/>
          <w:lang w:val="en-US" w:eastAsia="zh-CN"/>
        </w:rPr>
        <w:t>具体功能包括间接关系挖掘、关系路径分析与传递推理、关联强度计算与关系标注。</w:t>
      </w:r>
    </w:p>
    <w:p w14:paraId="75AADEF8">
      <w:pPr>
        <w:pStyle w:val="10"/>
        <w:bidi w:val="0"/>
        <w:rPr>
          <w:rFonts w:hint="default"/>
          <w:lang w:val="en-US" w:eastAsia="zh-CN"/>
        </w:rPr>
      </w:pPr>
      <w:r>
        <w:rPr>
          <w:rFonts w:hint="default"/>
          <w:lang w:val="en-US" w:eastAsia="zh-CN"/>
        </w:rPr>
        <w:t>间接关系挖掘</w:t>
      </w:r>
    </w:p>
    <w:p w14:paraId="72167E41">
      <w:pPr>
        <w:rPr>
          <w:rFonts w:hint="default"/>
          <w:lang w:val="en-US" w:eastAsia="zh-CN"/>
        </w:rPr>
      </w:pPr>
      <w:r>
        <w:rPr>
          <w:rFonts w:hint="default"/>
          <w:lang w:val="en-US" w:eastAsia="zh-CN"/>
        </w:rPr>
        <w:t>提供核心节点选定、多维度路径检索及潜在间接关联节点挖掘功能，依托学者、论文、专利、基金项目全量字段，以任一学者为核心节点，通过多度路径遍历与关系传递分析，批量挖掘潜在间接关联节点，支撑学者合作网络全景梳理。</w:t>
      </w:r>
    </w:p>
    <w:p w14:paraId="52F2ED8F">
      <w:pPr>
        <w:rPr>
          <w:rFonts w:hint="default"/>
          <w:lang w:val="en-US" w:eastAsia="zh-CN"/>
        </w:rPr>
      </w:pPr>
      <w:r>
        <w:rPr>
          <w:rFonts w:hint="default"/>
          <w:lang w:val="en-US" w:eastAsia="zh-CN"/>
        </w:rPr>
        <w:t>间接关系</w:t>
      </w:r>
      <w:r>
        <w:rPr>
          <w:rFonts w:hint="eastAsia"/>
          <w:lang w:val="en-US" w:eastAsia="zh-CN"/>
        </w:rPr>
        <w:t>挖掘</w:t>
      </w:r>
      <w:r>
        <w:rPr>
          <w:rFonts w:hint="default"/>
          <w:lang w:val="en-US" w:eastAsia="zh-CN"/>
        </w:rPr>
        <w:t>具体功能</w:t>
      </w:r>
      <w:r>
        <w:rPr>
          <w:rFonts w:hint="eastAsia"/>
          <w:lang w:val="en-US" w:eastAsia="zh-CN"/>
        </w:rPr>
        <w:t>包含</w:t>
      </w:r>
      <w:r>
        <w:rPr>
          <w:rFonts w:hint="default"/>
          <w:lang w:val="en-US" w:eastAsia="zh-CN"/>
        </w:rPr>
        <w:t>核心节点精准</w:t>
      </w:r>
      <w:r>
        <w:rPr>
          <w:rFonts w:hint="eastAsia"/>
          <w:lang w:val="en-US" w:eastAsia="zh-CN"/>
        </w:rPr>
        <w:t>定位、</w:t>
      </w:r>
      <w:r>
        <w:rPr>
          <w:rFonts w:hint="default"/>
          <w:lang w:val="en-US" w:eastAsia="zh-CN"/>
        </w:rPr>
        <w:t>多度路径检索</w:t>
      </w:r>
      <w:r>
        <w:rPr>
          <w:rFonts w:hint="eastAsia"/>
          <w:lang w:val="en-US" w:eastAsia="zh-CN"/>
        </w:rPr>
        <w:t>配置、</w:t>
      </w:r>
      <w:r>
        <w:rPr>
          <w:rFonts w:hint="default"/>
          <w:lang w:val="en-US" w:eastAsia="zh-CN"/>
        </w:rPr>
        <w:t>潜在关联节点</w:t>
      </w:r>
      <w:r>
        <w:rPr>
          <w:rFonts w:hint="eastAsia"/>
          <w:lang w:val="en-US" w:eastAsia="zh-CN"/>
        </w:rPr>
        <w:t>挖掘。</w:t>
      </w:r>
    </w:p>
    <w:p w14:paraId="4A90756F">
      <w:pPr>
        <w:pStyle w:val="19"/>
        <w:bidi w:val="0"/>
        <w:ind w:left="0" w:leftChars="0" w:firstLine="0" w:firstLineChars="0"/>
        <w:rPr>
          <w:rFonts w:hint="default"/>
          <w:lang w:val="en-US" w:eastAsia="zh-CN"/>
        </w:rPr>
      </w:pPr>
      <w:r>
        <w:rPr>
          <w:rFonts w:hint="default"/>
          <w:lang w:val="en-US" w:eastAsia="zh-CN"/>
        </w:rPr>
        <w:t>核心节点精准定位</w:t>
      </w:r>
    </w:p>
    <w:p w14:paraId="33BEBC1B">
      <w:pPr>
        <w:keepNext w:val="0"/>
        <w:keepLines w:val="0"/>
        <w:pageBreakBefore w:val="0"/>
        <w:widowControl w:val="0"/>
        <w:kinsoku/>
        <w:wordWrap/>
        <w:overflowPunct/>
        <w:topLinePunct w:val="0"/>
        <w:autoSpaceDE/>
        <w:autoSpaceDN/>
        <w:bidi w:val="0"/>
        <w:adjustRightInd/>
        <w:snapToGrid/>
        <w:spacing w:beforeAutospacing="0"/>
        <w:textAlignment w:val="auto"/>
        <w:rPr>
          <w:rFonts w:hint="default"/>
          <w:lang w:val="en-US" w:eastAsia="zh-CN"/>
        </w:rPr>
      </w:pPr>
      <w:r>
        <w:rPr>
          <w:rFonts w:hint="default"/>
          <w:lang w:val="en-US" w:eastAsia="zh-CN"/>
        </w:rPr>
        <w:t>支持通过学者唯一ID、姓名字段选定核心节点，关联学者所在机构、研究方向等辅助字段完成身份校验，规避重名干扰，适配千万级学者规模的节点快速检索。</w:t>
      </w:r>
    </w:p>
    <w:p w14:paraId="34FFFB0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（1）</w:t>
      </w:r>
      <w:r>
        <w:rPr>
          <w:rFonts w:hint="default"/>
          <w:lang w:val="en-US" w:eastAsia="zh-CN"/>
        </w:rPr>
        <w:t>核心节点选定</w:t>
      </w:r>
    </w:p>
    <w:p w14:paraId="0BF3934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用户可在核心节点定位页面，通过输入学者唯一ID或姓名的方式，自主选定目标核心节点，支持单个节点选定或批量导入学者清单选定多个核心节点，适配不同挖掘需求。</w:t>
      </w:r>
    </w:p>
    <w:p w14:paraId="4D3BE538">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（2）</w:t>
      </w:r>
      <w:r>
        <w:rPr>
          <w:rFonts w:hint="default"/>
          <w:lang w:val="en-US" w:eastAsia="zh-CN"/>
        </w:rPr>
        <w:t>节点身份校验</w:t>
      </w:r>
    </w:p>
    <w:p w14:paraId="4A029FB0">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系统自动关联学者所在机构、研究方向等辅助字段，对选定的核心节点进行身份交叉校验，精准规避重名带来的节点混淆干扰，确保核心节点定位无误。</w:t>
      </w:r>
    </w:p>
    <w:p w14:paraId="0C9253E5">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（3）</w:t>
      </w:r>
      <w:r>
        <w:rPr>
          <w:rFonts w:hint="default"/>
          <w:lang w:val="en-US" w:eastAsia="zh-CN"/>
        </w:rPr>
        <w:t>大规模节点快速检索</w:t>
      </w:r>
    </w:p>
    <w:p w14:paraId="3110DD9D">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系统优化检索算法，适配千万级学者规模的核心节点快速检索，选定节点后即时反馈节点基础信息及关联状态，无检索卡顿、延迟，提升挖掘效率。</w:t>
      </w:r>
    </w:p>
    <w:p w14:paraId="186E27C2">
      <w:pPr>
        <w:pStyle w:val="19"/>
        <w:bidi w:val="0"/>
        <w:ind w:left="0" w:leftChars="0" w:firstLine="0" w:firstLineChars="0"/>
        <w:rPr>
          <w:rFonts w:hint="default"/>
          <w:lang w:val="en-US" w:eastAsia="zh-CN"/>
        </w:rPr>
      </w:pPr>
      <w:r>
        <w:rPr>
          <w:rFonts w:hint="default"/>
          <w:lang w:val="en-US" w:eastAsia="zh-CN"/>
        </w:rPr>
        <w:t>多度路径检索配置</w:t>
      </w:r>
    </w:p>
    <w:p w14:paraId="65377DC2">
      <w:pPr>
        <w:rPr>
          <w:rFonts w:hint="default"/>
          <w:lang w:val="en-US" w:eastAsia="zh-CN"/>
        </w:rPr>
      </w:pPr>
      <w:r>
        <w:rPr>
          <w:rFonts w:hint="default"/>
          <w:lang w:val="en-US" w:eastAsia="zh-CN"/>
        </w:rPr>
        <w:t>支持自定义多度路径检索规则（如1度、2度及以上路径），关联论文作者-唯一ID、专利申请人、基金项目相关字段，搭建路径检索的数据关联体系，覆盖多元合作场景。</w:t>
      </w:r>
    </w:p>
    <w:p w14:paraId="6FDED809">
      <w:pPr>
        <w:numPr>
          <w:ilvl w:val="0"/>
          <w:numId w:val="0"/>
        </w:numPr>
        <w:bidi w:val="0"/>
        <w:ind w:firstLine="560" w:firstLineChars="200"/>
        <w:outlineLvl w:val="9"/>
        <w:rPr>
          <w:lang w:val="en-US" w:eastAsia="zh-CN"/>
        </w:rPr>
      </w:pPr>
      <w:r>
        <w:rPr>
          <w:rFonts w:ascii="Arial" w:hAnsi="Arial" w:eastAsia="Songti SC" w:cstheme="minorBidi"/>
          <w:kern w:val="2"/>
          <w:sz w:val="28"/>
          <w:szCs w:val="24"/>
          <w:lang w:val="en-US" w:eastAsia="zh-CN" w:bidi="ar-SA"/>
        </w:rPr>
        <w:t>（1）</w:t>
      </w:r>
      <w:r>
        <w:rPr>
          <w:lang w:val="en-US" w:eastAsia="zh-CN"/>
        </w:rPr>
        <w:t>检索规则自定义</w:t>
      </w:r>
    </w:p>
    <w:p w14:paraId="4092BEFF">
      <w:pPr>
        <w:numPr>
          <w:ilvl w:val="0"/>
          <w:numId w:val="0"/>
        </w:numPr>
        <w:bidi w:val="0"/>
        <w:ind w:firstLine="560" w:firstLineChars="0"/>
        <w:outlineLvl w:val="9"/>
      </w:pPr>
      <w:r>
        <w:rPr>
          <w:lang w:val="en-US" w:eastAsia="zh-CN"/>
        </w:rPr>
        <w:t>用户可在路径检索配置页面，自主自定义多度路径检索规则，灵活设置检索路径层级（如1度、2度及以上路径），可根据合作网络梳理需求，调整路径层级上限，适配多元挖掘场景。</w:t>
      </w:r>
    </w:p>
    <w:p w14:paraId="4FF8E3FD">
      <w:pPr>
        <w:numPr>
          <w:ilvl w:val="0"/>
          <w:numId w:val="0"/>
        </w:numPr>
        <w:bidi w:val="0"/>
        <w:ind w:left="0" w:leftChars="0" w:firstLine="560" w:firstLineChars="200"/>
        <w:outlineLvl w:val="9"/>
        <w:rPr>
          <w:lang w:val="en-US" w:eastAsia="zh-CN"/>
        </w:rPr>
      </w:pPr>
      <w:r>
        <w:rPr>
          <w:rFonts w:ascii="Arial" w:hAnsi="Arial" w:eastAsia="Songti SC" w:cstheme="minorBidi"/>
          <w:kern w:val="2"/>
          <w:sz w:val="28"/>
          <w:szCs w:val="24"/>
          <w:lang w:val="en-US" w:eastAsia="zh-CN" w:bidi="ar-SA"/>
        </w:rPr>
        <w:t>（2）</w:t>
      </w:r>
      <w:r>
        <w:rPr>
          <w:lang w:val="en-US" w:eastAsia="zh-CN"/>
        </w:rPr>
        <w:t>关联字段配置</w:t>
      </w:r>
    </w:p>
    <w:p w14:paraId="2478C8AB">
      <w:pPr>
        <w:numPr>
          <w:ilvl w:val="0"/>
          <w:numId w:val="0"/>
        </w:numPr>
        <w:bidi w:val="0"/>
        <w:ind w:firstLine="560" w:firstLineChars="0"/>
        <w:outlineLvl w:val="9"/>
      </w:pPr>
      <w:r>
        <w:rPr>
          <w:lang w:val="en-US" w:eastAsia="zh-CN"/>
        </w:rPr>
        <w:t>用户可在路径检索配置页面，完成检索规则与目标字段的关联配置，精准关联论文作者-唯一ID、专利申请人、基金项目相关字段，搭建完整的路径检索数据关联体系，确保路径检索覆盖论文、专利、基金项目等多元合作场景。</w:t>
      </w:r>
    </w:p>
    <w:p w14:paraId="75F2969A">
      <w:pPr>
        <w:numPr>
          <w:ilvl w:val="0"/>
          <w:numId w:val="0"/>
        </w:numPr>
        <w:bidi w:val="0"/>
        <w:ind w:left="0" w:leftChars="0" w:firstLine="560" w:firstLineChars="200"/>
        <w:outlineLvl w:val="9"/>
        <w:rPr>
          <w:lang w:val="en-US" w:eastAsia="zh-CN"/>
        </w:rPr>
      </w:pPr>
      <w:r>
        <w:rPr>
          <w:rFonts w:ascii="Arial" w:hAnsi="Arial" w:eastAsia="Songti SC" w:cstheme="minorBidi"/>
          <w:kern w:val="2"/>
          <w:sz w:val="28"/>
          <w:szCs w:val="24"/>
          <w:lang w:val="en-US" w:eastAsia="zh-CN" w:bidi="ar-SA"/>
        </w:rPr>
        <w:t>（3）</w:t>
      </w:r>
      <w:r>
        <w:rPr>
          <w:lang w:val="en-US" w:eastAsia="zh-CN"/>
        </w:rPr>
        <w:t>检索体系校验</w:t>
      </w:r>
    </w:p>
    <w:p w14:paraId="16BB8630">
      <w:pPr>
        <w:numPr>
          <w:ilvl w:val="0"/>
          <w:numId w:val="0"/>
        </w:numPr>
        <w:bidi w:val="0"/>
        <w:ind w:firstLine="560" w:firstLineChars="0"/>
        <w:outlineLvl w:val="9"/>
        <w:rPr>
          <w:rFonts w:hint="default"/>
          <w:lang w:val="en-US" w:eastAsia="zh-CN"/>
        </w:rPr>
      </w:pPr>
      <w:r>
        <w:rPr>
          <w:lang w:val="en-US" w:eastAsia="zh-CN"/>
        </w:rPr>
        <w:t>配置完成后，系统自动校验字段关联的完整性及路径规则的合理性，生成校验提示，用户可根据提示调整配置参数，确保搭建的路径检索体系规范、有效，支撑后续路径遍历。</w:t>
      </w:r>
    </w:p>
    <w:p w14:paraId="19B0AD96">
      <w:pPr>
        <w:pStyle w:val="19"/>
        <w:bidi w:val="0"/>
        <w:ind w:left="0" w:leftChars="0" w:firstLine="0" w:firstLineChars="0"/>
        <w:rPr>
          <w:rFonts w:hint="default"/>
          <w:lang w:val="en-US" w:eastAsia="zh-CN"/>
        </w:rPr>
      </w:pPr>
      <w:r>
        <w:rPr>
          <w:rFonts w:hint="default"/>
          <w:lang w:val="en-US" w:eastAsia="zh-CN"/>
        </w:rPr>
        <w:t>潜在关联节点挖掘</w:t>
      </w:r>
    </w:p>
    <w:p w14:paraId="22983830">
      <w:pPr>
        <w:keepNext w:val="0"/>
        <w:keepLines w:val="0"/>
        <w:pageBreakBefore w:val="0"/>
        <w:widowControl w:val="0"/>
        <w:kinsoku/>
        <w:wordWrap/>
        <w:overflowPunct/>
        <w:topLinePunct w:val="0"/>
        <w:autoSpaceDE/>
        <w:autoSpaceDN/>
        <w:bidi w:val="0"/>
        <w:adjustRightInd/>
        <w:snapToGrid/>
        <w:spacing w:beforeAutospacing="0"/>
        <w:textAlignment w:val="auto"/>
        <w:rPr>
          <w:rFonts w:hint="default"/>
          <w:lang w:val="en-US" w:eastAsia="zh-CN"/>
        </w:rPr>
      </w:pPr>
      <w:r>
        <w:rPr>
          <w:rFonts w:hint="default"/>
          <w:lang w:val="en-US" w:eastAsia="zh-CN"/>
        </w:rPr>
        <w:t>基于核心节点的直接关联数据，通过关系传递推理算法，遍历中间关联节点，批量挖掘潜在间接关联的学者节点，完成节点去重与无效关联过滤，输出结构化间接关联清单。</w:t>
      </w:r>
    </w:p>
    <w:p w14:paraId="7073F05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（1）</w:t>
      </w:r>
      <w:r>
        <w:rPr>
          <w:rFonts w:hint="default"/>
          <w:lang w:val="en-US" w:eastAsia="zh-CN"/>
        </w:rPr>
        <w:t>关联数据调取</w:t>
      </w:r>
    </w:p>
    <w:p w14:paraId="12F2218B">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系统自动调取核心节点的所有直接关联数据，依托前期结构化处理的关系数据，为潜在间接关联节点挖掘提供精准的数据支撑，确保挖掘数据的规范性与准确性。</w:t>
      </w:r>
    </w:p>
    <w:p w14:paraId="02A66B4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（2）</w:t>
      </w:r>
      <w:r>
        <w:rPr>
          <w:rFonts w:hint="default"/>
          <w:lang w:val="en-US" w:eastAsia="zh-CN"/>
        </w:rPr>
        <w:t>潜在节点批量挖掘</w:t>
      </w:r>
    </w:p>
    <w:p w14:paraId="451BCA57">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系统采用关系传递推理算法，基于核心节点的直接关联数据，自动遍历所有中间关联节点，批量挖掘与核心节点存在间接关联的学者节点，挖掘过程实时反馈进度及挖掘数量。</w:t>
      </w:r>
    </w:p>
    <w:p w14:paraId="5EF9766A">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（3）</w:t>
      </w:r>
      <w:r>
        <w:rPr>
          <w:rFonts w:hint="default"/>
          <w:lang w:val="en-US" w:eastAsia="zh-CN"/>
        </w:rPr>
        <w:t>结构化结果输出</w:t>
      </w:r>
    </w:p>
    <w:p w14:paraId="255F28D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系统对筛选后的有效间接关联节点进行整理，生成标准化结构化间接关联清单，明确核心节点、中间节点、潜在间接节点的关联路径及关联依据，支持用户在线查看、筛选、下载，支撑学者合作网络全景梳理。</w:t>
      </w:r>
    </w:p>
    <w:p w14:paraId="03279CB9">
      <w:pPr>
        <w:pStyle w:val="10"/>
        <w:bidi w:val="0"/>
        <w:rPr>
          <w:rFonts w:hint="default"/>
          <w:lang w:val="en-US" w:eastAsia="zh-CN"/>
        </w:rPr>
      </w:pPr>
      <w:r>
        <w:rPr>
          <w:rFonts w:hint="default"/>
          <w:lang w:val="en-US" w:eastAsia="zh-CN"/>
        </w:rPr>
        <w:t>关系路径分析与传递推理</w:t>
      </w:r>
    </w:p>
    <w:p w14:paraId="330E72B6">
      <w:pPr>
        <w:rPr>
          <w:rFonts w:hint="default"/>
          <w:lang w:val="en-US" w:eastAsia="zh-CN"/>
        </w:rPr>
      </w:pPr>
      <w:r>
        <w:rPr>
          <w:rFonts w:hint="default"/>
          <w:lang w:val="en-US" w:eastAsia="zh-CN"/>
        </w:rPr>
        <w:t>提供路径轨迹梳理、传递关系拆解及可视化适配功能，结合全量关联字段，清晰还原间接关系的完整传递链路，支撑路径追溯与可视化展示。</w:t>
      </w:r>
    </w:p>
    <w:p w14:paraId="4B7202AE">
      <w:pPr>
        <w:rPr>
          <w:rFonts w:hint="default"/>
          <w:lang w:val="en-US" w:eastAsia="zh-CN"/>
        </w:rPr>
      </w:pPr>
      <w:r>
        <w:rPr>
          <w:rFonts w:hint="default"/>
          <w:lang w:val="en-US" w:eastAsia="zh-CN"/>
        </w:rPr>
        <w:t>关系路径分析与传递具体功能</w:t>
      </w:r>
      <w:r>
        <w:rPr>
          <w:rFonts w:hint="eastAsia"/>
          <w:lang w:val="en-US" w:eastAsia="zh-CN"/>
        </w:rPr>
        <w:t>包括</w:t>
      </w:r>
      <w:r>
        <w:rPr>
          <w:rFonts w:hint="default"/>
          <w:lang w:val="en-US" w:eastAsia="zh-CN"/>
        </w:rPr>
        <w:t>传递路径全量</w:t>
      </w:r>
      <w:r>
        <w:rPr>
          <w:rFonts w:hint="eastAsia"/>
          <w:lang w:val="en-US" w:eastAsia="zh-CN"/>
        </w:rPr>
        <w:t>梳理、</w:t>
      </w:r>
      <w:r>
        <w:rPr>
          <w:rFonts w:hint="default"/>
          <w:lang w:val="en-US" w:eastAsia="zh-CN"/>
        </w:rPr>
        <w:t>关系传递推理</w:t>
      </w:r>
      <w:r>
        <w:rPr>
          <w:rFonts w:hint="eastAsia"/>
          <w:lang w:val="en-US" w:eastAsia="zh-CN"/>
        </w:rPr>
        <w:t>校验、</w:t>
      </w:r>
      <w:r>
        <w:rPr>
          <w:rFonts w:hint="default"/>
          <w:lang w:val="en-US" w:eastAsia="zh-CN"/>
        </w:rPr>
        <w:t>可视化数据</w:t>
      </w:r>
      <w:r>
        <w:rPr>
          <w:rFonts w:hint="eastAsia"/>
          <w:lang w:val="en-US" w:eastAsia="zh-CN"/>
        </w:rPr>
        <w:t>适配。</w:t>
      </w:r>
    </w:p>
    <w:p w14:paraId="16752324">
      <w:pPr>
        <w:pStyle w:val="19"/>
        <w:bidi w:val="0"/>
        <w:ind w:left="0" w:leftChars="0" w:firstLine="0" w:firstLineChars="0"/>
        <w:rPr>
          <w:rFonts w:hint="default"/>
          <w:lang w:val="en-US" w:eastAsia="zh-CN"/>
        </w:rPr>
      </w:pPr>
      <w:r>
        <w:rPr>
          <w:rFonts w:hint="default"/>
          <w:lang w:val="en-US" w:eastAsia="zh-CN"/>
        </w:rPr>
        <w:t>传递路径全量梳理</w:t>
      </w:r>
    </w:p>
    <w:p w14:paraId="128D3B9D">
      <w:pPr>
        <w:keepNext w:val="0"/>
        <w:keepLines w:val="0"/>
        <w:pageBreakBefore w:val="0"/>
        <w:widowControl w:val="0"/>
        <w:kinsoku/>
        <w:wordWrap/>
        <w:overflowPunct/>
        <w:topLinePunct w:val="0"/>
        <w:autoSpaceDE/>
        <w:autoSpaceDN/>
        <w:bidi w:val="0"/>
        <w:adjustRightInd/>
        <w:snapToGrid/>
        <w:spacing w:beforeAutospacing="0"/>
        <w:textAlignment w:val="auto"/>
        <w:rPr>
          <w:rFonts w:hint="default"/>
          <w:lang w:val="en-US" w:eastAsia="zh-CN"/>
        </w:rPr>
      </w:pPr>
      <w:r>
        <w:rPr>
          <w:rFonts w:hint="default"/>
          <w:lang w:val="en-US" w:eastAsia="zh-CN"/>
        </w:rPr>
        <w:t>基于核心节点与间接关联节点的关联数据，拆解每一条间接关系的传递轨迹，关联论文唯一ID、专利申请号、基金项目唯一ID，标注每条路径的中间关联节点及关联依据。</w:t>
      </w:r>
    </w:p>
    <w:p w14:paraId="2B245B4F">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（1）</w:t>
      </w:r>
      <w:r>
        <w:rPr>
          <w:rFonts w:hint="default"/>
          <w:lang w:val="en-US" w:eastAsia="zh-CN"/>
        </w:rPr>
        <w:t>路径梳理任务发起</w:t>
      </w:r>
    </w:p>
    <w:p w14:paraId="48AED9D9">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textAlignment w:val="auto"/>
        <w:rPr>
          <w:rFonts w:hint="default"/>
          <w:lang w:val="en-US" w:eastAsia="zh-CN"/>
        </w:rPr>
      </w:pPr>
      <w:r>
        <w:rPr>
          <w:rFonts w:hint="default"/>
          <w:lang w:val="en-US" w:eastAsia="zh-CN"/>
        </w:rPr>
        <w:t>用户可在路径梳理配置页面，选择已挖掘的核心节点与间接关联节点数据范围，手动触发传递路径全量梳理任务，系统自动调取前期关联数据，启动路径拆解流程。</w:t>
      </w:r>
    </w:p>
    <w:p w14:paraId="6635F71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（2）</w:t>
      </w:r>
      <w:r>
        <w:rPr>
          <w:rFonts w:hint="default"/>
          <w:lang w:val="en-US" w:eastAsia="zh-CN"/>
        </w:rPr>
        <w:t>传递轨迹拆解</w:t>
      </w:r>
    </w:p>
    <w:p w14:paraId="13F44F01">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系统基于核心节点与间接关联节点的关联数据，逐一条目拆解每一条间接关系的完整传递轨迹，明确路径层级、中间关联节点的先后顺序，确保轨迹拆解清晰、无遗漏。</w:t>
      </w:r>
    </w:p>
    <w:p w14:paraId="688E2908">
      <w:pPr>
        <w:bidi w:val="0"/>
        <w:rPr>
          <w:rFonts w:hint="default"/>
          <w:lang w:val="en-US" w:eastAsia="zh-CN"/>
        </w:rPr>
      </w:pPr>
      <w:r>
        <w:rPr>
          <w:rFonts w:hint="default" w:ascii="Calibri" w:hAnsi="Calibri" w:eastAsia="Songti SC" w:cstheme="minorBidi"/>
          <w:kern w:val="2"/>
          <w:szCs w:val="28"/>
          <w:lang w:val="en-US" w:eastAsia="zh-CN" w:bidi="ar-SA"/>
        </w:rPr>
        <w:t>（</w:t>
      </w:r>
      <w:r>
        <w:rPr>
          <w:rFonts w:hint="default"/>
          <w:lang w:val="en-US" w:eastAsia="zh-CN"/>
        </w:rPr>
        <w:t>3）关联依据标注</w:t>
      </w:r>
    </w:p>
    <w:p w14:paraId="3D9FCA55">
      <w:pPr>
        <w:bidi w:val="0"/>
        <w:rPr>
          <w:rFonts w:hint="default"/>
          <w:lang w:val="en-US" w:eastAsia="zh-CN"/>
        </w:rPr>
      </w:pPr>
      <w:r>
        <w:rPr>
          <w:rFonts w:hint="default"/>
          <w:lang w:val="en-US" w:eastAsia="zh-CN"/>
        </w:rPr>
        <w:t>系统自动关联论文唯一ID、专利申请号、基金项目唯一ID等核心字段，为每条传递路径标注对应的关联依据，明确中间节点与核心节点、目标间接节点的关联来源（如某论文合作、某专利共研），确保路径可追溯</w:t>
      </w:r>
    </w:p>
    <w:p w14:paraId="69F4C31D">
      <w:pPr>
        <w:bidi w:val="0"/>
        <w:rPr>
          <w:rFonts w:hint="default"/>
          <w:lang w:val="en-US" w:eastAsia="zh-CN"/>
        </w:rPr>
      </w:pPr>
      <w:r>
        <w:rPr>
          <w:rFonts w:hint="default"/>
          <w:lang w:val="en-US" w:eastAsia="zh-CN"/>
        </w:rPr>
        <w:t>（4）路径梳理结果整理</w:t>
      </w:r>
    </w:p>
    <w:p w14:paraId="6F05995D">
      <w:pPr>
        <w:bidi w:val="0"/>
        <w:rPr>
          <w:rFonts w:hint="default"/>
          <w:lang w:val="en-US" w:eastAsia="zh-CN"/>
        </w:rPr>
      </w:pPr>
      <w:r>
        <w:rPr>
          <w:rFonts w:hint="default"/>
          <w:lang w:val="en-US" w:eastAsia="zh-CN"/>
        </w:rPr>
        <w:t>拆解与标注完成后，系统自动对所有传递路径进行整理，按路径层级、关联类型分类归档，生成标准化路径梳理清单，支持用户在线查看、筛选不同层级的传递路径。</w:t>
      </w:r>
    </w:p>
    <w:p w14:paraId="64E3CC3E">
      <w:pPr>
        <w:pStyle w:val="19"/>
        <w:bidi w:val="0"/>
        <w:ind w:left="0" w:leftChars="0" w:firstLine="0" w:firstLineChars="0"/>
        <w:rPr>
          <w:rFonts w:hint="default"/>
          <w:lang w:val="en-US" w:eastAsia="zh-CN"/>
        </w:rPr>
      </w:pPr>
      <w:r>
        <w:rPr>
          <w:rFonts w:hint="default"/>
          <w:lang w:val="en-US" w:eastAsia="zh-CN"/>
        </w:rPr>
        <w:t>关系传递推理校验</w:t>
      </w:r>
    </w:p>
    <w:p w14:paraId="097A83EC">
      <w:pPr>
        <w:bidi w:val="0"/>
        <w:rPr>
          <w:rFonts w:hint="default"/>
          <w:lang w:val="en-US" w:eastAsia="zh-CN"/>
        </w:rPr>
      </w:pPr>
      <w:r>
        <w:rPr>
          <w:rFonts w:hint="default"/>
          <w:lang w:val="en-US" w:eastAsia="zh-CN"/>
        </w:rPr>
        <w:t>结合学者所在机构、研究方向、论文/专利合作记录等字段，对传递路径的合理性进行校验，剔除逻辑不符的无效路径，确保路径分析的准确性。</w:t>
      </w:r>
    </w:p>
    <w:p w14:paraId="1D8E6ACF">
      <w:pPr>
        <w:bidi w:val="0"/>
        <w:rPr>
          <w:rFonts w:hint="default"/>
          <w:lang w:val="en-US" w:eastAsia="zh-CN"/>
        </w:rPr>
      </w:pPr>
      <w:r>
        <w:rPr>
          <w:rFonts w:hint="default"/>
          <w:lang w:val="en-US" w:eastAsia="zh-CN"/>
        </w:rPr>
        <w:t>（1）多字段交叉校验与无效剔除</w:t>
      </w:r>
    </w:p>
    <w:p w14:paraId="61F33D09">
      <w:pPr>
        <w:bidi w:val="0"/>
        <w:rPr>
          <w:rFonts w:hint="default"/>
          <w:lang w:val="en-US" w:eastAsia="zh-CN"/>
        </w:rPr>
      </w:pPr>
      <w:r>
        <w:rPr>
          <w:rFonts w:hint="default"/>
          <w:lang w:val="en-US" w:eastAsia="zh-CN"/>
        </w:rPr>
        <w:t>用户在路径校验页面触发任务后，系统结合学者机构、研究方向等辅助字段，对传递路径合理性交叉校验，自动剔除逻辑不符的无效路径，同步生成校验日志记录明细及剔除原因，确保分析准确。</w:t>
      </w:r>
    </w:p>
    <w:p w14:paraId="3CFD5B4A">
      <w:pPr>
        <w:bidi w:val="0"/>
        <w:rPr>
          <w:rFonts w:hint="default"/>
          <w:lang w:val="en-US" w:eastAsia="zh-CN"/>
        </w:rPr>
      </w:pPr>
      <w:r>
        <w:rPr>
          <w:rFonts w:hint="default"/>
          <w:lang w:val="en-US" w:eastAsia="zh-CN"/>
        </w:rPr>
        <w:t>（2）校验结果反馈与修正</w:t>
      </w:r>
    </w:p>
    <w:p w14:paraId="33D6FCCE">
      <w:pPr>
        <w:bidi w:val="0"/>
        <w:rPr>
          <w:rFonts w:hint="default"/>
          <w:lang w:val="en-US" w:eastAsia="zh-CN"/>
        </w:rPr>
      </w:pPr>
      <w:r>
        <w:rPr>
          <w:rFonts w:hint="default"/>
          <w:lang w:val="en-US" w:eastAsia="zh-CN"/>
        </w:rPr>
        <w:t>系统反馈校验通过率、有效路径数量，对疑似不合理路径生成提醒，支持用户手动核查修正，提升精准度</w:t>
      </w:r>
      <w:r>
        <w:rPr>
          <w:rFonts w:hint="eastAsia"/>
          <w:lang w:val="en-US" w:eastAsia="zh-CN"/>
        </w:rPr>
        <w:t>。</w:t>
      </w:r>
    </w:p>
    <w:p w14:paraId="3F9610BA">
      <w:pPr>
        <w:pStyle w:val="19"/>
        <w:bidi w:val="0"/>
        <w:ind w:left="0" w:leftChars="0" w:firstLine="0" w:firstLineChars="0"/>
        <w:rPr>
          <w:rFonts w:hint="default"/>
          <w:lang w:val="en-US" w:eastAsia="zh-CN"/>
        </w:rPr>
      </w:pPr>
      <w:r>
        <w:rPr>
          <w:rFonts w:hint="default"/>
          <w:lang w:val="en-US" w:eastAsia="zh-CN"/>
        </w:rPr>
        <w:t>可视化数据适配</w:t>
      </w:r>
    </w:p>
    <w:p w14:paraId="0CB468C8">
      <w:pPr>
        <w:bidi w:val="0"/>
        <w:rPr>
          <w:rFonts w:hint="default"/>
          <w:lang w:val="en-US" w:eastAsia="zh-CN"/>
        </w:rPr>
      </w:pPr>
      <w:r>
        <w:rPr>
          <w:rFonts w:hint="default"/>
          <w:lang w:val="en-US" w:eastAsia="zh-CN"/>
        </w:rPr>
        <w:t>输出标准化路径数据，关联核心节点、中间节点、目标节点的基础信息（姓名、所在机构）及关联成果信息（论文标题、专利名称、项目标题），适配可视化展示所需数据格式，支撑完整路径可视化呈现。</w:t>
      </w:r>
    </w:p>
    <w:p w14:paraId="1318B71E">
      <w:pPr>
        <w:bidi w:val="0"/>
        <w:rPr>
          <w:rFonts w:hint="default"/>
          <w:lang w:val="en-US" w:eastAsia="zh-CN"/>
        </w:rPr>
      </w:pPr>
      <w:r>
        <w:rPr>
          <w:rFonts w:hint="default"/>
          <w:lang w:val="en-US" w:eastAsia="zh-CN"/>
        </w:rPr>
        <w:t>（1）标准化数据与信息补充</w:t>
      </w:r>
    </w:p>
    <w:p w14:paraId="5BC4D7B1">
      <w:pPr>
        <w:bidi w:val="0"/>
        <w:rPr>
          <w:rFonts w:hint="default"/>
          <w:lang w:val="en-US" w:eastAsia="zh-CN"/>
        </w:rPr>
      </w:pPr>
      <w:r>
        <w:rPr>
          <w:rFonts w:hint="default"/>
          <w:lang w:val="en-US" w:eastAsia="zh-CN"/>
        </w:rPr>
        <w:t>系统对有效路径数据进行标准化处理，关联节点基础信息及关联成果信息，完善可视化所需内容，确保与可视化模块兼容。</w:t>
      </w:r>
    </w:p>
    <w:p w14:paraId="43A86B96">
      <w:pPr>
        <w:bidi w:val="0"/>
        <w:rPr>
          <w:rFonts w:hint="default"/>
          <w:lang w:val="en-US" w:eastAsia="zh-CN"/>
        </w:rPr>
      </w:pPr>
      <w:r>
        <w:rPr>
          <w:rFonts w:hint="default"/>
          <w:lang w:val="en-US" w:eastAsia="zh-CN"/>
        </w:rPr>
        <w:t>（2）可视化格式适配</w:t>
      </w:r>
    </w:p>
    <w:p w14:paraId="6606E952">
      <w:pPr>
        <w:bidi w:val="0"/>
        <w:rPr>
          <w:rFonts w:hint="default"/>
          <w:lang w:val="en-US" w:eastAsia="zh-CN"/>
        </w:rPr>
      </w:pPr>
      <w:r>
        <w:rPr>
          <w:rFonts w:hint="default"/>
          <w:lang w:val="en-US" w:eastAsia="zh-CN"/>
        </w:rPr>
        <w:t>用户可在可视化数据适配页面，根据图谱、流程图等展示需求调整数据格式，系统自动适配，支撑路径完整可视化呈现。</w:t>
      </w:r>
    </w:p>
    <w:p w14:paraId="7AC3C220">
      <w:pPr>
        <w:pStyle w:val="10"/>
        <w:bidi w:val="0"/>
        <w:rPr>
          <w:rFonts w:hint="default"/>
          <w:lang w:val="en-US" w:eastAsia="zh-CN"/>
        </w:rPr>
      </w:pPr>
      <w:r>
        <w:rPr>
          <w:rFonts w:hint="default"/>
          <w:lang w:val="en-US" w:eastAsia="zh-CN"/>
        </w:rPr>
        <w:t>关联强度计算与关系标注</w:t>
      </w:r>
    </w:p>
    <w:p w14:paraId="22983B2E">
      <w:pPr>
        <w:bidi w:val="0"/>
        <w:rPr>
          <w:lang w:val="en-US" w:eastAsia="zh-CN"/>
        </w:rPr>
      </w:pPr>
      <w:r>
        <w:rPr>
          <w:lang w:val="en-US" w:eastAsia="zh-CN"/>
        </w:rPr>
        <w:t>提供关联强度量化计算、关系类型精准标注及结果归档功能，结合路径特征与字段数据，完成间接关系的强度分级与类型标注，输出结构化结果。</w:t>
      </w:r>
    </w:p>
    <w:p w14:paraId="1DE4F681">
      <w:pPr>
        <w:bidi w:val="0"/>
        <w:rPr>
          <w:rFonts w:hint="default"/>
          <w:lang w:val="en-US"/>
        </w:rPr>
      </w:pPr>
      <w:r>
        <w:rPr>
          <w:rFonts w:hint="default"/>
          <w:lang w:val="en-US" w:eastAsia="zh-CN"/>
        </w:rPr>
        <w:t>关联强度计算与关系</w:t>
      </w:r>
      <w:r>
        <w:rPr>
          <w:lang w:val="en-US" w:eastAsia="zh-CN"/>
        </w:rPr>
        <w:t>具体功能</w:t>
      </w:r>
      <w:r>
        <w:rPr>
          <w:rFonts w:hint="eastAsia"/>
          <w:lang w:val="en-US" w:eastAsia="zh-CN"/>
        </w:rPr>
        <w:t>包括</w:t>
      </w:r>
      <w:r>
        <w:rPr>
          <w:lang w:val="en-US" w:eastAsia="zh-CN"/>
        </w:rPr>
        <w:t>关联强度多维度</w:t>
      </w:r>
      <w:r>
        <w:rPr>
          <w:rFonts w:hint="eastAsia"/>
          <w:lang w:val="en-US" w:eastAsia="zh-CN"/>
        </w:rPr>
        <w:t>计算、</w:t>
      </w:r>
      <w:r>
        <w:rPr>
          <w:lang w:val="en-US" w:eastAsia="zh-CN"/>
        </w:rPr>
        <w:t>间接关系类型</w:t>
      </w:r>
      <w:r>
        <w:rPr>
          <w:rFonts w:hint="eastAsia"/>
          <w:lang w:val="en-US" w:eastAsia="zh-CN"/>
        </w:rPr>
        <w:t>标注、</w:t>
      </w:r>
      <w:r>
        <w:rPr>
          <w:lang w:val="en-US" w:eastAsia="zh-CN"/>
        </w:rPr>
        <w:t>结果结构化</w:t>
      </w:r>
      <w:r>
        <w:rPr>
          <w:rFonts w:hint="eastAsia"/>
          <w:lang w:val="en-US" w:eastAsia="zh-CN"/>
        </w:rPr>
        <w:t>归档。</w:t>
      </w:r>
    </w:p>
    <w:p w14:paraId="4CADC217">
      <w:pPr>
        <w:pStyle w:val="19"/>
        <w:bidi w:val="0"/>
        <w:ind w:left="0" w:leftChars="0" w:firstLine="0" w:firstLineChars="0"/>
      </w:pPr>
      <w:r>
        <w:rPr>
          <w:lang w:val="en-US" w:eastAsia="zh-CN"/>
        </w:rPr>
        <w:t>关联强度多维度计算</w:t>
      </w:r>
    </w:p>
    <w:p w14:paraId="2A77F3D3">
      <w:pPr>
        <w:bidi w:val="0"/>
        <w:rPr>
          <w:lang w:val="en-US" w:eastAsia="zh-CN"/>
        </w:rPr>
      </w:pPr>
      <w:r>
        <w:rPr>
          <w:lang w:val="en-US" w:eastAsia="zh-CN"/>
        </w:rPr>
        <w:t>结合路径长度、中间节点的学术成果数量（论文发布量、专利授权量）、中间节点合作频次等因素，构建量化计算模型，完成每条间接关系的关联强度评分与分级。</w:t>
      </w:r>
    </w:p>
    <w:p w14:paraId="738887FE">
      <w:pPr>
        <w:numPr>
          <w:ilvl w:val="0"/>
          <w:numId w:val="0"/>
        </w:numPr>
        <w:bidi w:val="0"/>
        <w:ind w:firstLine="560" w:firstLineChars="200"/>
        <w:rPr>
          <w:rFonts w:hint="eastAsia"/>
          <w:lang w:val="en-US" w:eastAsia="zh-CN"/>
        </w:rPr>
      </w:pPr>
      <w:r>
        <w:rPr>
          <w:rFonts w:hint="eastAsia" w:ascii="Arial" w:hAnsi="Arial" w:eastAsia="Songti SC" w:cstheme="minorBidi"/>
          <w:kern w:val="2"/>
          <w:sz w:val="28"/>
          <w:szCs w:val="24"/>
          <w:lang w:val="en-US" w:eastAsia="zh-CN" w:bidi="ar-SA"/>
        </w:rPr>
        <w:t>（1）</w:t>
      </w:r>
      <w:r>
        <w:rPr>
          <w:rFonts w:hint="eastAsia"/>
          <w:lang w:val="en-US" w:eastAsia="zh-CN"/>
        </w:rPr>
        <w:t>路径长度提取</w:t>
      </w:r>
    </w:p>
    <w:p w14:paraId="61E167BA">
      <w:pPr>
        <w:numPr>
          <w:ilvl w:val="0"/>
          <w:numId w:val="0"/>
        </w:numPr>
        <w:bidi w:val="0"/>
        <w:ind w:firstLine="560" w:firstLineChars="0"/>
        <w:rPr>
          <w:rFonts w:hint="eastAsia"/>
          <w:lang w:val="en-US" w:eastAsia="zh-CN"/>
        </w:rPr>
      </w:pPr>
      <w:r>
        <w:rPr>
          <w:rFonts w:hint="eastAsia"/>
          <w:lang w:val="en-US" w:eastAsia="zh-CN"/>
        </w:rPr>
        <w:t>用户可设置路径长度识别范围（默认支持1-5级），系统自动提取每条间接关系的路径长度，精准统计节点间连接步数，并同步至量化计算模型。</w:t>
      </w:r>
    </w:p>
    <w:p w14:paraId="66646116">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（2）</w:t>
      </w:r>
      <w:r>
        <w:rPr>
          <w:rFonts w:hint="eastAsia"/>
          <w:lang w:val="en-US" w:eastAsia="zh-CN"/>
        </w:rPr>
        <w:t>中间节点学术成果抓取</w:t>
      </w:r>
    </w:p>
    <w:p w14:paraId="09DC4EEF">
      <w:pPr>
        <w:numPr>
          <w:ilvl w:val="0"/>
          <w:numId w:val="0"/>
        </w:numPr>
        <w:bidi w:val="0"/>
        <w:ind w:firstLine="560" w:firstLineChars="0"/>
        <w:rPr>
          <w:rFonts w:hint="eastAsia"/>
          <w:lang w:val="en-US" w:eastAsia="zh-CN"/>
        </w:rPr>
      </w:pPr>
      <w:r>
        <w:rPr>
          <w:rFonts w:hint="eastAsia"/>
          <w:lang w:val="en-US" w:eastAsia="zh-CN"/>
        </w:rPr>
        <w:t>系统自动抓取路径中所有中间节点的学术成果数据，用户可配置论文统计范围（核心/普通期刊）、专利筛选条件（仅保留已授权），系统支持成果数据去重与专利申请号核验，确保数据精准。</w:t>
      </w:r>
    </w:p>
    <w:p w14:paraId="0B6992B7">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（3）</w:t>
      </w:r>
      <w:r>
        <w:rPr>
          <w:rFonts w:hint="eastAsia"/>
          <w:lang w:val="en-US" w:eastAsia="zh-CN"/>
        </w:rPr>
        <w:t>中间节点合作频次统计</w:t>
      </w:r>
    </w:p>
    <w:p w14:paraId="3EC8CF8F">
      <w:pPr>
        <w:numPr>
          <w:ilvl w:val="0"/>
          <w:numId w:val="0"/>
        </w:numPr>
        <w:bidi w:val="0"/>
        <w:ind w:firstLine="560" w:firstLineChars="0"/>
        <w:rPr>
          <w:rFonts w:hint="eastAsia"/>
          <w:lang w:val="en-US" w:eastAsia="zh-CN"/>
        </w:rPr>
      </w:pPr>
      <w:r>
        <w:rPr>
          <w:rFonts w:hint="eastAsia"/>
          <w:lang w:val="en-US" w:eastAsia="zh-CN"/>
        </w:rPr>
        <w:t>用户可设置合作频次统计维度（年度/成果类型）及阈值，系统自动统计中间节点间的合作频次，统计结果可直接复用至关联强度量化计算。</w:t>
      </w:r>
    </w:p>
    <w:p w14:paraId="3A435A55">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（4）</w:t>
      </w:r>
      <w:r>
        <w:rPr>
          <w:rFonts w:hint="eastAsia"/>
          <w:lang w:val="en-US" w:eastAsia="zh-CN"/>
        </w:rPr>
        <w:t>强度评分与分级</w:t>
      </w:r>
    </w:p>
    <w:p w14:paraId="3FB20CBA">
      <w:pPr>
        <w:numPr>
          <w:ilvl w:val="0"/>
          <w:numId w:val="0"/>
        </w:numPr>
        <w:bidi w:val="0"/>
        <w:ind w:firstLine="560" w:firstLineChars="0"/>
      </w:pPr>
      <w:r>
        <w:rPr>
          <w:rFonts w:hint="eastAsia"/>
          <w:lang w:val="en-US" w:eastAsia="zh-CN"/>
        </w:rPr>
        <w:t>用户可手动配置各量化指标权重（默认按学术场景预设，支持修改），系统基于配置模型自动完成每条间接关系的强度评分（0-100分，保留2位小数），并按默认标准自动分级（可自定义分级阈值）；支持用户查看评分明细、手动复核修正，修正记录留存可追溯。</w:t>
      </w:r>
    </w:p>
    <w:p w14:paraId="558A2E2E">
      <w:pPr>
        <w:pStyle w:val="19"/>
        <w:bidi w:val="0"/>
        <w:ind w:left="0" w:leftChars="0" w:firstLine="0" w:firstLineChars="0"/>
      </w:pPr>
      <w:r>
        <w:rPr>
          <w:lang w:val="en-US" w:eastAsia="zh-CN"/>
        </w:rPr>
        <w:t>间接关系类型标注</w:t>
      </w:r>
    </w:p>
    <w:p w14:paraId="6ED84C40">
      <w:pPr>
        <w:bidi w:val="0"/>
        <w:rPr>
          <w:rFonts w:hint="eastAsia"/>
          <w:lang w:val="en-US" w:eastAsia="zh-CN"/>
        </w:rPr>
      </w:pPr>
      <w:r>
        <w:rPr>
          <w:lang w:val="en-US" w:eastAsia="zh-CN"/>
        </w:rPr>
        <w:t>基于传递路径的关联依据，结合论文、专利、基金项目相关字段，标注间接关系类型（如论文合作衍生间接关联、专利合作衍生间接关联、项目合作衍生间接关联等）。</w:t>
      </w:r>
    </w:p>
    <w:p w14:paraId="1B0AB2E4">
      <w:pPr>
        <w:numPr>
          <w:ilvl w:val="0"/>
          <w:numId w:val="0"/>
        </w:numPr>
        <w:bidi w:val="0"/>
        <w:ind w:firstLine="560" w:firstLineChars="200"/>
        <w:rPr>
          <w:rFonts w:hint="eastAsia"/>
          <w:lang w:val="en-US" w:eastAsia="zh-CN"/>
        </w:rPr>
      </w:pPr>
      <w:r>
        <w:rPr>
          <w:rFonts w:hint="eastAsia" w:ascii="Arial" w:hAnsi="Arial" w:eastAsia="Songti SC" w:cstheme="minorBidi"/>
          <w:kern w:val="2"/>
          <w:sz w:val="28"/>
          <w:szCs w:val="24"/>
          <w:lang w:val="en-US" w:eastAsia="zh-CN" w:bidi="ar-SA"/>
        </w:rPr>
        <w:t>（1）</w:t>
      </w:r>
      <w:r>
        <w:rPr>
          <w:rFonts w:hint="eastAsia"/>
          <w:lang w:val="en-US" w:eastAsia="zh-CN"/>
        </w:rPr>
        <w:t>关联字段抓取</w:t>
      </w:r>
    </w:p>
    <w:p w14:paraId="08D3B532">
      <w:pPr>
        <w:numPr>
          <w:ilvl w:val="0"/>
          <w:numId w:val="0"/>
        </w:numPr>
        <w:bidi w:val="0"/>
        <w:rPr>
          <w:rFonts w:hint="eastAsia"/>
          <w:lang w:val="en-US" w:eastAsia="zh-CN"/>
        </w:rPr>
      </w:pPr>
      <w:r>
        <w:rPr>
          <w:rFonts w:hint="eastAsia"/>
          <w:lang w:val="en-US" w:eastAsia="zh-CN"/>
        </w:rPr>
        <w:t>系统自动解析间接关联传递路径的核心依据，抓取路径关联的论文、专利、基金项目相关字段信息，用户可配置需抓取的字段范围，确保标注依据完整。</w:t>
      </w:r>
    </w:p>
    <w:p w14:paraId="614F870E">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（2）</w:t>
      </w:r>
      <w:r>
        <w:rPr>
          <w:rFonts w:hint="eastAsia"/>
          <w:lang w:val="en-US" w:eastAsia="zh-CN"/>
        </w:rPr>
        <w:t>自动标注</w:t>
      </w:r>
    </w:p>
    <w:p w14:paraId="0F35572B">
      <w:pPr>
        <w:numPr>
          <w:ilvl w:val="0"/>
          <w:numId w:val="0"/>
        </w:numPr>
        <w:bidi w:val="0"/>
        <w:ind w:firstLine="560" w:firstLineChars="0"/>
        <w:rPr>
          <w:rFonts w:hint="eastAsia"/>
          <w:lang w:val="en-US" w:eastAsia="zh-CN"/>
        </w:rPr>
      </w:pPr>
      <w:r>
        <w:rPr>
          <w:rFonts w:hint="eastAsia"/>
          <w:lang w:val="en-US" w:eastAsia="zh-CN"/>
        </w:rPr>
        <w:t>系统根据字段匹配结果，自动标注间接关系类型（核心涵盖论文、专利、项目合作衍生间接关联），用户可配置默认标注规则，标注结果与路径信息自动关联。</w:t>
      </w:r>
    </w:p>
    <w:p w14:paraId="2D69C250">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（3）</w:t>
      </w:r>
      <w:r>
        <w:rPr>
          <w:rFonts w:hint="eastAsia"/>
          <w:lang w:val="en-US" w:eastAsia="zh-CN"/>
        </w:rPr>
        <w:t>手动校正与拓展</w:t>
      </w:r>
    </w:p>
    <w:p w14:paraId="6CCBB52F">
      <w:pPr>
        <w:numPr>
          <w:ilvl w:val="0"/>
          <w:numId w:val="0"/>
        </w:numPr>
        <w:bidi w:val="0"/>
        <w:ind w:firstLine="560" w:firstLineChars="0"/>
      </w:pPr>
      <w:r>
        <w:rPr>
          <w:rFonts w:hint="eastAsia"/>
          <w:lang w:val="en-US" w:eastAsia="zh-CN"/>
        </w:rPr>
        <w:t>用户可自定义新增关系类型，可单个/批量查看标注结果，对标注错误条目手动修改，所有操作记录自动留存，确保标注过程可追溯。</w:t>
      </w:r>
    </w:p>
    <w:p w14:paraId="52099BDA">
      <w:pPr>
        <w:pStyle w:val="19"/>
        <w:bidi w:val="0"/>
        <w:ind w:left="0" w:leftChars="0" w:firstLine="0" w:firstLineChars="0"/>
      </w:pPr>
      <w:r>
        <w:rPr>
          <w:lang w:val="en-US" w:eastAsia="zh-CN"/>
        </w:rPr>
        <w:t>结果结构化归档</w:t>
      </w:r>
    </w:p>
    <w:p w14:paraId="02839864">
      <w:pPr>
        <w:bidi w:val="0"/>
        <w:rPr>
          <w:lang w:val="en-US" w:eastAsia="zh-CN"/>
        </w:rPr>
      </w:pPr>
      <w:r>
        <w:rPr>
          <w:lang w:val="en-US" w:eastAsia="zh-CN"/>
        </w:rPr>
        <w:t>关联核心节点唯一ID、间接关联节点唯一ID、路径信息、关联强度评分、关系类型，结合相关成果标识符（论文唯一ID、专利申请号、基金项目唯一ID），完成全维度数据归档，形成可追溯的结构化关联档案。</w:t>
      </w:r>
    </w:p>
    <w:p w14:paraId="76E34BB7">
      <w:pPr>
        <w:bidi w:val="0"/>
        <w:rPr>
          <w:rFonts w:hint="default"/>
          <w:lang w:val="en-US" w:eastAsia="zh-CN"/>
        </w:rPr>
      </w:pPr>
      <w:r>
        <w:rPr>
          <w:rFonts w:hint="default"/>
          <w:lang w:val="en-US" w:eastAsia="zh-CN"/>
        </w:rPr>
        <w:t>（1）核心数据归档</w:t>
      </w:r>
    </w:p>
    <w:p w14:paraId="27B17DB6">
      <w:pPr>
        <w:bidi w:val="0"/>
        <w:rPr>
          <w:rFonts w:hint="default"/>
          <w:lang w:val="en-US" w:eastAsia="zh-CN"/>
        </w:rPr>
      </w:pPr>
      <w:r>
        <w:rPr>
          <w:rFonts w:hint="default"/>
          <w:lang w:val="en-US" w:eastAsia="zh-CN"/>
        </w:rPr>
        <w:t>系统自动关联归档核心数据（含关联核心节点与间接关联节点唯一ID、路径信息、强度评分、关系类型等），用户可手动核验修正归档数据，确保数据全面准确。</w:t>
      </w:r>
    </w:p>
    <w:p w14:paraId="759CD97A">
      <w:pPr>
        <w:bidi w:val="0"/>
        <w:rPr>
          <w:rFonts w:hint="default"/>
          <w:lang w:val="en-US" w:eastAsia="zh-CN"/>
        </w:rPr>
      </w:pPr>
      <w:r>
        <w:rPr>
          <w:rFonts w:hint="default"/>
          <w:lang w:val="en-US" w:eastAsia="zh-CN"/>
        </w:rPr>
        <w:t>（2）成果标识符关联</w:t>
      </w:r>
    </w:p>
    <w:p w14:paraId="59C42CAA">
      <w:pPr>
        <w:bidi w:val="0"/>
        <w:rPr>
          <w:rFonts w:hint="default"/>
          <w:lang w:val="en-US" w:eastAsia="zh-CN"/>
        </w:rPr>
      </w:pPr>
      <w:r>
        <w:rPr>
          <w:rFonts w:hint="default"/>
          <w:lang w:val="en-US" w:eastAsia="zh-CN"/>
        </w:rPr>
        <w:t>系统自动关联论文唯一ID、专利申请号、基金项目唯一ID等成果标识符，用户可通过标识符模糊查询归档数据，补充归档数据关联性与完整性。</w:t>
      </w:r>
    </w:p>
    <w:p w14:paraId="3A27976E">
      <w:pPr>
        <w:bidi w:val="0"/>
        <w:rPr>
          <w:rFonts w:hint="default"/>
          <w:lang w:val="en-US" w:eastAsia="zh-CN"/>
        </w:rPr>
      </w:pPr>
      <w:r>
        <w:rPr>
          <w:rFonts w:hint="default"/>
          <w:lang w:val="en-US" w:eastAsia="zh-CN"/>
        </w:rPr>
        <w:t>（3）归档管理与查询</w:t>
      </w:r>
    </w:p>
    <w:p w14:paraId="6E435984">
      <w:pPr>
        <w:bidi w:val="0"/>
        <w:rPr>
          <w:rFonts w:hint="default"/>
          <w:lang w:val="en-US" w:eastAsia="zh-CN"/>
        </w:rPr>
      </w:pPr>
      <w:r>
        <w:rPr>
          <w:rFonts w:hint="default"/>
          <w:lang w:val="en-US" w:eastAsia="zh-CN"/>
        </w:rPr>
        <w:t>用户可配置归档目录规则（默认按“核心节点ID+关联日期”构建），支持按多条件组合查询归档数据，可自定义导出字段，导出Excel、PDF等格式归档文件。</w:t>
      </w:r>
    </w:p>
    <w:p w14:paraId="09D8B080">
      <w:pPr>
        <w:bidi w:val="0"/>
        <w:rPr>
          <w:rFonts w:hint="default"/>
          <w:lang w:val="en-US" w:eastAsia="zh-CN"/>
        </w:rPr>
      </w:pPr>
      <w:r>
        <w:rPr>
          <w:rFonts w:hint="default"/>
          <w:lang w:val="en-US" w:eastAsia="zh-CN"/>
        </w:rPr>
        <w:t>（4）版本留存与追加</w:t>
      </w:r>
    </w:p>
    <w:p w14:paraId="7158CC85">
      <w:pPr>
        <w:bidi w:val="0"/>
        <w:rPr>
          <w:rFonts w:hint="default"/>
          <w:lang w:val="en-US" w:eastAsia="zh-CN"/>
        </w:rPr>
      </w:pPr>
      <w:r>
        <w:rPr>
          <w:rFonts w:hint="default"/>
          <w:lang w:val="en-US" w:eastAsia="zh-CN"/>
        </w:rPr>
        <w:t>系统支持归档数据版本留存，用户可查看历史归档记录，新增关联结果自动追加归档、不覆盖原有数据，确保归档流程规范与数据演进可追溯。</w:t>
      </w:r>
    </w:p>
    <w:p w14:paraId="07989351">
      <w:pPr>
        <w:pStyle w:val="9"/>
        <w:bidi w:val="0"/>
        <w:rPr>
          <w:rFonts w:hint="default"/>
          <w:lang w:val="en-US" w:eastAsia="zh-CN"/>
        </w:rPr>
      </w:pPr>
      <w:r>
        <w:rPr>
          <w:rFonts w:hint="default"/>
          <w:lang w:val="en-US" w:eastAsia="zh-CN"/>
        </w:rPr>
        <w:t>科技两点合作成果</w:t>
      </w:r>
    </w:p>
    <w:p w14:paraId="36E4EF9B">
      <w:pPr>
        <w:bidi w:val="0"/>
        <w:rPr>
          <w:rFonts w:hint="default"/>
          <w:lang w:val="en-US" w:eastAsia="zh-CN"/>
        </w:rPr>
      </w:pPr>
      <w:r>
        <w:rPr>
          <w:rFonts w:hint="default"/>
          <w:lang w:val="en-US" w:eastAsia="zh-CN"/>
        </w:rPr>
        <w:t>科技两点合作成果是深度研判双学者协作价值、匹配人才协作需求的核心功能，其核心作用在于整合双学者合作成果并量化协作价值，构建精准的合作分析体系。在人才协作匹配日益精细化的背景下，相关功能通过融合合作成果多源检索、分类统计、贡献量化与价值研判等能力，将分散的双学者合作数据转化为可对比、可参考的协作洞察，系统解决合作成果分散、贡献度难界定、合作价值无参考等问题，全面赋能人才协作匹配、合作潜力研判等相关工作。</w:t>
      </w:r>
    </w:p>
    <w:p w14:paraId="2F795A26">
      <w:pPr>
        <w:bidi w:val="0"/>
        <w:rPr>
          <w:rFonts w:hint="default"/>
          <w:lang w:val="en-US" w:eastAsia="zh-CN"/>
        </w:rPr>
      </w:pPr>
      <w:r>
        <w:rPr>
          <w:rFonts w:hint="eastAsia"/>
          <w:lang w:val="en-US" w:eastAsia="zh-CN"/>
        </w:rPr>
        <w:t>科技两点合作成果具体功能包括合作成果提取与汇总、成果多维统计与分析、合作贡献与模式分析。</w:t>
      </w:r>
    </w:p>
    <w:p w14:paraId="7B3CF729">
      <w:pPr>
        <w:pStyle w:val="10"/>
        <w:bidi w:val="0"/>
        <w:rPr>
          <w:rFonts w:hint="default"/>
          <w:lang w:val="en-US" w:eastAsia="zh-CN"/>
        </w:rPr>
      </w:pPr>
      <w:r>
        <w:rPr>
          <w:rFonts w:hint="default"/>
          <w:lang w:val="en-US" w:eastAsia="zh-CN"/>
        </w:rPr>
        <w:t>合作成果提取与汇总</w:t>
      </w:r>
    </w:p>
    <w:p w14:paraId="7156784F">
      <w:pPr>
        <w:bidi w:val="0"/>
        <w:rPr>
          <w:lang w:val="en-US" w:eastAsia="zh-CN"/>
        </w:rPr>
      </w:pPr>
      <w:r>
        <w:rPr>
          <w:lang w:val="en-US" w:eastAsia="zh-CN"/>
        </w:rPr>
        <w:t>提供双专家精准选定、多源成果关联检索及合作成果批量提取汇总功能，依托学者、论文、专利、基金项目全量字段，通过成果关联算法，完成两位专家全部合作成果的整合与梳理，输出标准化成果清单。</w:t>
      </w:r>
    </w:p>
    <w:p w14:paraId="083EDC5D">
      <w:pPr>
        <w:bidi w:val="0"/>
        <w:rPr>
          <w:rFonts w:hint="default"/>
          <w:lang w:val="en-US"/>
        </w:rPr>
      </w:pPr>
      <w:r>
        <w:rPr>
          <w:rFonts w:hint="default"/>
          <w:lang w:val="en-US" w:eastAsia="zh-CN"/>
        </w:rPr>
        <w:t>合作成果提取与</w:t>
      </w:r>
      <w:r>
        <w:rPr>
          <w:rFonts w:hint="eastAsia"/>
          <w:lang w:val="en-US" w:eastAsia="zh-CN"/>
        </w:rPr>
        <w:t>汇总</w:t>
      </w:r>
      <w:r>
        <w:rPr>
          <w:lang w:val="en-US" w:eastAsia="zh-CN"/>
        </w:rPr>
        <w:t>具体功能</w:t>
      </w:r>
      <w:r>
        <w:rPr>
          <w:rFonts w:hint="eastAsia"/>
          <w:lang w:val="en-US" w:eastAsia="zh-CN"/>
        </w:rPr>
        <w:t>包括</w:t>
      </w:r>
      <w:r>
        <w:rPr>
          <w:lang w:val="en-US" w:eastAsia="zh-CN"/>
        </w:rPr>
        <w:t>双专家精准</w:t>
      </w:r>
      <w:r>
        <w:rPr>
          <w:rFonts w:hint="eastAsia"/>
          <w:lang w:val="en-US" w:eastAsia="zh-CN"/>
        </w:rPr>
        <w:t>定位、</w:t>
      </w:r>
      <w:r>
        <w:rPr>
          <w:lang w:val="en-US" w:eastAsia="zh-CN"/>
        </w:rPr>
        <w:t>多源成果关联</w:t>
      </w:r>
      <w:r>
        <w:rPr>
          <w:rFonts w:hint="eastAsia"/>
          <w:lang w:val="en-US" w:eastAsia="zh-CN"/>
        </w:rPr>
        <w:t>检索、</w:t>
      </w:r>
      <w:r>
        <w:rPr>
          <w:lang w:val="en-US" w:eastAsia="zh-CN"/>
        </w:rPr>
        <w:t>合作成果批量</w:t>
      </w:r>
      <w:r>
        <w:rPr>
          <w:rFonts w:hint="eastAsia"/>
          <w:lang w:val="en-US" w:eastAsia="zh-CN"/>
        </w:rPr>
        <w:t>汇总。</w:t>
      </w:r>
    </w:p>
    <w:p w14:paraId="2B2E47AB">
      <w:pPr>
        <w:pStyle w:val="19"/>
        <w:bidi w:val="0"/>
        <w:ind w:left="0" w:leftChars="0" w:firstLine="0" w:firstLineChars="0"/>
      </w:pPr>
      <w:r>
        <w:rPr>
          <w:lang w:val="en-US" w:eastAsia="zh-CN"/>
        </w:rPr>
        <w:t>双专家精准定位</w:t>
      </w:r>
    </w:p>
    <w:p w14:paraId="242BBE75">
      <w:pPr>
        <w:keepNext w:val="0"/>
        <w:keepLines w:val="0"/>
        <w:pageBreakBefore w:val="0"/>
        <w:widowControl w:val="0"/>
        <w:kinsoku/>
        <w:wordWrap/>
        <w:overflowPunct/>
        <w:topLinePunct w:val="0"/>
        <w:autoSpaceDE/>
        <w:autoSpaceDN/>
        <w:bidi w:val="0"/>
        <w:adjustRightInd/>
        <w:snapToGrid/>
        <w:textAlignment w:val="auto"/>
        <w:rPr>
          <w:lang w:val="en-US" w:eastAsia="zh-CN"/>
        </w:rPr>
      </w:pPr>
      <w:r>
        <w:rPr>
          <w:lang w:val="en-US" w:eastAsia="zh-CN"/>
        </w:rPr>
        <w:t>支持通过学者唯一ID、姓名字段分别选定两位目标专家，关联学者所在机构、研究方向、职称职位等辅助字段完成身份校验，规避重名干扰，适配千万级学者规模的快速匹配。</w:t>
      </w:r>
    </w:p>
    <w:p w14:paraId="271DA82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Arial" w:hAnsi="Arial" w:eastAsia="Songti SC" w:cstheme="minorBidi"/>
          <w:kern w:val="2"/>
          <w:sz w:val="28"/>
          <w:szCs w:val="24"/>
          <w:lang w:val="en-US" w:eastAsia="zh-CN" w:bidi="ar-SA"/>
        </w:rPr>
        <w:t>（1）</w:t>
      </w:r>
      <w:r>
        <w:rPr>
          <w:rFonts w:hint="eastAsia"/>
          <w:lang w:val="en-US" w:eastAsia="zh-CN"/>
        </w:rPr>
        <w:t>专家选定</w:t>
      </w:r>
    </w:p>
    <w:p w14:paraId="64E1C5A1">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eastAsia"/>
          <w:lang w:val="en-US" w:eastAsia="zh-CN"/>
        </w:rPr>
      </w:pPr>
      <w:r>
        <w:rPr>
          <w:rFonts w:hint="eastAsia"/>
          <w:lang w:val="en-US" w:eastAsia="zh-CN"/>
        </w:rPr>
        <w:t>用户可通过学者唯一ID、姓名字段分别选定两位目标专家，支持手动输入、下拉选择两种操作方式，适配不同使用场景。</w:t>
      </w:r>
    </w:p>
    <w:p w14:paraId="1C0212EE">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lang w:val="en-US" w:eastAsia="zh-CN"/>
        </w:rPr>
      </w:pPr>
      <w:r>
        <w:rPr>
          <w:rFonts w:hint="eastAsia" w:ascii="Arial" w:hAnsi="Arial" w:eastAsia="Songti SC" w:cstheme="minorBidi"/>
          <w:kern w:val="2"/>
          <w:sz w:val="28"/>
          <w:szCs w:val="24"/>
          <w:lang w:val="en-US" w:eastAsia="zh-CN" w:bidi="ar-SA"/>
        </w:rPr>
        <w:t>（2）</w:t>
      </w:r>
      <w:r>
        <w:rPr>
          <w:rFonts w:hint="eastAsia"/>
          <w:lang w:val="en-US" w:eastAsia="zh-CN"/>
        </w:rPr>
        <w:t>身份校验</w:t>
      </w:r>
    </w:p>
    <w:p w14:paraId="48715E93">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rPr>
          <w:rFonts w:hint="default"/>
          <w:lang w:val="en-US" w:eastAsia="zh-CN"/>
        </w:rPr>
      </w:pPr>
      <w:r>
        <w:rPr>
          <w:rFonts w:hint="eastAsia"/>
          <w:lang w:val="en-US" w:eastAsia="zh-CN"/>
        </w:rPr>
        <w:t>系统自动关联学者所在机构、研究方向、职称职位等辅助字段，完成两位专家的身份校验，有效规避重名干扰，确保选定专家精准无误。</w:t>
      </w:r>
    </w:p>
    <w:p w14:paraId="3E389DEB">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textAlignment w:val="auto"/>
        <w:rPr>
          <w:rFonts w:hint="eastAsia"/>
          <w:lang w:val="en-US" w:eastAsia="zh-CN"/>
        </w:rPr>
      </w:pPr>
      <w:r>
        <w:rPr>
          <w:rFonts w:hint="eastAsia" w:ascii="Arial" w:hAnsi="Arial" w:eastAsia="Songti SC" w:cstheme="minorBidi"/>
          <w:kern w:val="2"/>
          <w:sz w:val="28"/>
          <w:szCs w:val="24"/>
          <w:lang w:val="en-US" w:eastAsia="zh-CN" w:bidi="ar-SA"/>
        </w:rPr>
        <w:t>（3）</w:t>
      </w:r>
      <w:r>
        <w:rPr>
          <w:rFonts w:hint="eastAsia"/>
          <w:lang w:val="en-US" w:eastAsia="zh-CN"/>
        </w:rPr>
        <w:t>快速匹配</w:t>
      </w:r>
    </w:p>
    <w:p w14:paraId="6611AF2F">
      <w:pPr>
        <w:keepNext w:val="0"/>
        <w:keepLines w:val="0"/>
        <w:pageBreakBefore w:val="0"/>
        <w:widowControl w:val="0"/>
        <w:numPr>
          <w:ilvl w:val="0"/>
          <w:numId w:val="0"/>
        </w:numPr>
        <w:kinsoku/>
        <w:wordWrap/>
        <w:overflowPunct/>
        <w:topLinePunct w:val="0"/>
        <w:autoSpaceDE/>
        <w:autoSpaceDN/>
        <w:bidi w:val="0"/>
        <w:adjustRightInd/>
        <w:snapToGrid/>
        <w:ind w:firstLine="560" w:firstLineChars="0"/>
        <w:textAlignment w:val="auto"/>
      </w:pPr>
      <w:r>
        <w:rPr>
          <w:rFonts w:hint="eastAsia"/>
          <w:lang w:val="en-US" w:eastAsia="zh-CN"/>
        </w:rPr>
        <w:t>系统支持千万级学者规模的快速匹配，选定操作响应迅速，匹配结果实时展示，支持用户手动确认后进入下一环节。</w:t>
      </w:r>
    </w:p>
    <w:p w14:paraId="23B1D881">
      <w:pPr>
        <w:pStyle w:val="19"/>
        <w:bidi w:val="0"/>
        <w:ind w:left="0" w:leftChars="0" w:firstLine="0" w:firstLineChars="0"/>
      </w:pPr>
      <w:r>
        <w:rPr>
          <w:lang w:val="en-US" w:eastAsia="zh-CN"/>
        </w:rPr>
        <w:t>多源成果关联检索</w:t>
      </w:r>
    </w:p>
    <w:p w14:paraId="29B05EB7">
      <w:pPr>
        <w:bidi w:val="0"/>
        <w:rPr>
          <w:lang w:val="en-US" w:eastAsia="zh-CN"/>
        </w:rPr>
      </w:pPr>
      <w:r>
        <w:rPr>
          <w:lang w:val="en-US" w:eastAsia="zh-CN"/>
        </w:rPr>
        <w:t>关联论文作者唯一ID、专利申请人/专利权人、基金项目参与人员等字段，搭建双专家与各类成果的关联体系，通过成果关联算法，检索两人共同参与的论文、专利、基金项目数据，完成初步筛选。</w:t>
      </w:r>
    </w:p>
    <w:p w14:paraId="3935C594">
      <w:pPr>
        <w:numPr>
          <w:ilvl w:val="0"/>
          <w:numId w:val="0"/>
        </w:numPr>
        <w:bidi w:val="0"/>
        <w:ind w:firstLine="560" w:firstLineChars="200"/>
        <w:rPr>
          <w:rFonts w:hint="eastAsia"/>
          <w:lang w:val="en-US" w:eastAsia="zh-CN"/>
        </w:rPr>
      </w:pPr>
      <w:r>
        <w:rPr>
          <w:rFonts w:hint="eastAsia" w:ascii="Arial" w:hAnsi="Arial" w:eastAsia="Songti SC" w:cstheme="minorBidi"/>
          <w:kern w:val="2"/>
          <w:sz w:val="28"/>
          <w:szCs w:val="24"/>
          <w:lang w:val="en-US" w:eastAsia="zh-CN" w:bidi="ar-SA"/>
        </w:rPr>
        <w:t>（1）</w:t>
      </w:r>
      <w:r>
        <w:rPr>
          <w:rFonts w:hint="eastAsia"/>
          <w:lang w:val="en-US" w:eastAsia="zh-CN"/>
        </w:rPr>
        <w:t>关联体系搭建</w:t>
      </w:r>
    </w:p>
    <w:p w14:paraId="175B6B01">
      <w:pPr>
        <w:numPr>
          <w:ilvl w:val="0"/>
          <w:numId w:val="0"/>
        </w:numPr>
        <w:bidi w:val="0"/>
        <w:ind w:firstLine="560" w:firstLineChars="0"/>
        <w:rPr>
          <w:rFonts w:hint="eastAsia"/>
          <w:lang w:val="en-US" w:eastAsia="zh-CN"/>
        </w:rPr>
      </w:pPr>
      <w:r>
        <w:rPr>
          <w:rFonts w:hint="eastAsia"/>
          <w:lang w:val="en-US" w:eastAsia="zh-CN"/>
        </w:rPr>
        <w:t>系统自动关联论文作者唯一ID、专利申请人/专利权人、基金项目参与人员等核心字段，搭建双专家与各类成果的关联体系，确保成果关联无遗漏。</w:t>
      </w:r>
    </w:p>
    <w:p w14:paraId="47E4DCB6">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（2）</w:t>
      </w:r>
      <w:r>
        <w:rPr>
          <w:rFonts w:hint="eastAsia"/>
          <w:lang w:val="en-US" w:eastAsia="zh-CN"/>
        </w:rPr>
        <w:t>检索算法应用</w:t>
      </w:r>
    </w:p>
    <w:p w14:paraId="32F03FB1">
      <w:pPr>
        <w:numPr>
          <w:ilvl w:val="0"/>
          <w:numId w:val="0"/>
        </w:numPr>
        <w:bidi w:val="0"/>
        <w:ind w:firstLine="560" w:firstLineChars="0"/>
        <w:rPr>
          <w:rFonts w:hint="eastAsia"/>
          <w:lang w:val="en-US" w:eastAsia="zh-CN"/>
        </w:rPr>
      </w:pPr>
      <w:r>
        <w:rPr>
          <w:rFonts w:hint="eastAsia"/>
          <w:lang w:val="en-US" w:eastAsia="zh-CN"/>
        </w:rPr>
        <w:t>用户可启用系统内置成果关联算法，算法依托全量字段数据，精准检索两位专家共同参与的论文、专利、基金项目数据，提升检索精准度。</w:t>
      </w:r>
    </w:p>
    <w:p w14:paraId="1913A3F4">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（3）</w:t>
      </w:r>
      <w:r>
        <w:rPr>
          <w:rFonts w:hint="eastAsia"/>
          <w:lang w:val="en-US" w:eastAsia="zh-CN"/>
        </w:rPr>
        <w:t>初步筛选</w:t>
      </w:r>
    </w:p>
    <w:p w14:paraId="6A75B0D3">
      <w:pPr>
        <w:numPr>
          <w:ilvl w:val="0"/>
          <w:numId w:val="0"/>
        </w:numPr>
        <w:bidi w:val="0"/>
        <w:ind w:firstLine="560" w:firstLineChars="0"/>
      </w:pPr>
      <w:r>
        <w:rPr>
          <w:rFonts w:hint="eastAsia"/>
          <w:lang w:val="en-US" w:eastAsia="zh-CN"/>
        </w:rPr>
        <w:t>系统对检索到的成果数据进行初步筛选，剔除无效、无关数据，筛选结果按成果类型分类展示，支持用户查看筛选明细、调整筛选条件。</w:t>
      </w:r>
    </w:p>
    <w:p w14:paraId="601635BD">
      <w:pPr>
        <w:pStyle w:val="19"/>
        <w:bidi w:val="0"/>
        <w:ind w:left="0" w:leftChars="0" w:firstLine="0" w:firstLineChars="0"/>
      </w:pPr>
      <w:r>
        <w:rPr>
          <w:lang w:val="en-US" w:eastAsia="zh-CN"/>
        </w:rPr>
        <w:t>合作成果批量汇总</w:t>
      </w:r>
    </w:p>
    <w:p w14:paraId="60870A0C">
      <w:pPr>
        <w:bidi w:val="0"/>
        <w:rPr>
          <w:lang w:val="en-US" w:eastAsia="zh-CN"/>
        </w:rPr>
      </w:pPr>
      <w:r>
        <w:rPr>
          <w:lang w:val="en-US" w:eastAsia="zh-CN"/>
        </w:rPr>
        <w:t>对检索到的共同成果进行去重、分类整理，关联成果唯一标识符（论文唯一ID、专利申请号/授权号、基金项目唯一ID），汇总形成包含各类合作成果的结构化清单，支撑后续统计分析。</w:t>
      </w:r>
    </w:p>
    <w:p w14:paraId="63F5AD37">
      <w:pPr>
        <w:bidi w:val="0"/>
        <w:rPr>
          <w:rFonts w:hint="eastAsia"/>
          <w:lang w:val="en-US" w:eastAsia="zh-CN"/>
        </w:rPr>
      </w:pPr>
      <w:r>
        <w:rPr>
          <w:rFonts w:hint="eastAsia"/>
          <w:lang w:val="en-US" w:eastAsia="zh-CN"/>
        </w:rPr>
        <w:t>（1）成果规范化处理</w:t>
      </w:r>
    </w:p>
    <w:p w14:paraId="737236CB">
      <w:pPr>
        <w:bidi w:val="0"/>
        <w:rPr>
          <w:rFonts w:hint="eastAsia"/>
          <w:lang w:val="en-US" w:eastAsia="zh-CN"/>
        </w:rPr>
      </w:pPr>
      <w:r>
        <w:rPr>
          <w:rFonts w:hint="eastAsia"/>
          <w:lang w:val="en-US" w:eastAsia="zh-CN"/>
        </w:rPr>
        <w:t>系统对检索到的共同成果进行批量去重、分类整理，按论文、专利、基金项目三大类型分类，同一类型成果按时间顺序排序，确保清单规整。</w:t>
      </w:r>
    </w:p>
    <w:p w14:paraId="4FB3DD70">
      <w:pPr>
        <w:bidi w:val="0"/>
        <w:rPr>
          <w:rFonts w:hint="eastAsia"/>
          <w:lang w:val="en-US" w:eastAsia="zh-CN"/>
        </w:rPr>
      </w:pPr>
      <w:r>
        <w:rPr>
          <w:rFonts w:hint="eastAsia"/>
          <w:lang w:val="en-US" w:eastAsia="zh-CN"/>
        </w:rPr>
        <w:t>（2）标识符关联</w:t>
      </w:r>
    </w:p>
    <w:p w14:paraId="0226E998">
      <w:pPr>
        <w:bidi w:val="0"/>
        <w:rPr>
          <w:rFonts w:hint="eastAsia"/>
          <w:lang w:val="en-US" w:eastAsia="zh-CN"/>
        </w:rPr>
      </w:pPr>
      <w:r>
        <w:rPr>
          <w:rFonts w:hint="eastAsia"/>
          <w:lang w:val="en-US" w:eastAsia="zh-CN"/>
        </w:rPr>
        <w:t>系统自动关联各类成果唯一标识符，包括论文唯一ID、专利申请号/授权号、基金项目唯一ID，补充成果核心信息，确保清单数据完整。</w:t>
      </w:r>
    </w:p>
    <w:p w14:paraId="2FE3B7DE">
      <w:pPr>
        <w:bidi w:val="0"/>
        <w:rPr>
          <w:rFonts w:hint="eastAsia"/>
          <w:lang w:val="en-US" w:eastAsia="zh-CN"/>
        </w:rPr>
      </w:pPr>
      <w:r>
        <w:rPr>
          <w:rFonts w:hint="eastAsia"/>
          <w:lang w:val="en-US" w:eastAsia="zh-CN"/>
        </w:rPr>
        <w:t>（3）清单输出与应用</w:t>
      </w:r>
    </w:p>
    <w:p w14:paraId="71016FDB">
      <w:pPr>
        <w:bidi w:val="0"/>
        <w:rPr>
          <w:rFonts w:hint="default"/>
          <w:lang w:val="en-US" w:eastAsia="zh-CN"/>
        </w:rPr>
      </w:pPr>
      <w:r>
        <w:rPr>
          <w:rFonts w:hint="eastAsia"/>
          <w:lang w:val="en-US" w:eastAsia="zh-CN"/>
        </w:rPr>
        <w:t>系统汇总形成包含各类合作成果的结构化清单，清单字段可自定义配置，支持用户导出查看；同时支撑后续统计分析环节，清单数据可直接复用，提升工作效率。</w:t>
      </w:r>
    </w:p>
    <w:p w14:paraId="6C0D7B82">
      <w:pPr>
        <w:pStyle w:val="10"/>
        <w:bidi w:val="0"/>
        <w:rPr>
          <w:rFonts w:hint="default"/>
          <w:lang w:val="en-US" w:eastAsia="zh-CN"/>
        </w:rPr>
      </w:pPr>
      <w:r>
        <w:rPr>
          <w:rFonts w:hint="default"/>
          <w:lang w:val="en-US" w:eastAsia="zh-CN"/>
        </w:rPr>
        <w:t>成果多维统计与分析</w:t>
      </w:r>
    </w:p>
    <w:p w14:paraId="7646B6CF">
      <w:pPr>
        <w:bidi w:val="0"/>
        <w:rPr>
          <w:lang w:val="en-US" w:eastAsia="zh-CN"/>
        </w:rPr>
      </w:pPr>
      <w:r>
        <w:rPr>
          <w:lang w:val="en-US" w:eastAsia="zh-CN"/>
        </w:rPr>
        <w:t>提供合作成果分类统计、多维度信息提取及成果属性标注功能，结合全量字段，完成成果统计分析与关键信息标注，清晰呈现双专家合作成果全貌。</w:t>
      </w:r>
    </w:p>
    <w:p w14:paraId="71463A29">
      <w:pPr>
        <w:bidi w:val="0"/>
        <w:rPr>
          <w:rFonts w:hint="default"/>
          <w:lang w:val="en-US"/>
        </w:rPr>
      </w:pPr>
      <w:r>
        <w:rPr>
          <w:rFonts w:hint="default"/>
          <w:lang w:val="en-US" w:eastAsia="zh-CN"/>
        </w:rPr>
        <w:t>成果多维统计与</w:t>
      </w:r>
      <w:r>
        <w:rPr>
          <w:rFonts w:hint="eastAsia"/>
          <w:lang w:val="en-US" w:eastAsia="zh-CN"/>
        </w:rPr>
        <w:t>分析</w:t>
      </w:r>
      <w:r>
        <w:rPr>
          <w:lang w:val="en-US" w:eastAsia="zh-CN"/>
        </w:rPr>
        <w:t>具体功能</w:t>
      </w:r>
      <w:r>
        <w:rPr>
          <w:rFonts w:hint="eastAsia"/>
          <w:lang w:val="en-US" w:eastAsia="zh-CN"/>
        </w:rPr>
        <w:t>包括</w:t>
      </w:r>
      <w:r>
        <w:rPr>
          <w:lang w:val="en-US" w:eastAsia="zh-CN"/>
        </w:rPr>
        <w:t>成果多维分类</w:t>
      </w:r>
      <w:r>
        <w:rPr>
          <w:rFonts w:hint="eastAsia"/>
          <w:lang w:val="en-US" w:eastAsia="zh-CN"/>
        </w:rPr>
        <w:t>统计、</w:t>
      </w:r>
      <w:r>
        <w:rPr>
          <w:lang w:val="en-US" w:eastAsia="zh-CN"/>
        </w:rPr>
        <w:t>成果关键信息</w:t>
      </w:r>
      <w:r>
        <w:rPr>
          <w:rFonts w:hint="eastAsia"/>
          <w:lang w:val="en-US" w:eastAsia="zh-CN"/>
        </w:rPr>
        <w:t>提取、</w:t>
      </w:r>
      <w:r>
        <w:rPr>
          <w:lang w:val="en-US" w:eastAsia="zh-CN"/>
        </w:rPr>
        <w:t>成果属性精准</w:t>
      </w:r>
      <w:r>
        <w:rPr>
          <w:rFonts w:hint="eastAsia"/>
          <w:lang w:val="en-US" w:eastAsia="zh-CN"/>
        </w:rPr>
        <w:t>标注。</w:t>
      </w:r>
    </w:p>
    <w:p w14:paraId="48C8581F">
      <w:pPr>
        <w:pStyle w:val="19"/>
        <w:bidi w:val="0"/>
        <w:ind w:left="0" w:leftChars="0" w:firstLine="0" w:firstLineChars="0"/>
      </w:pPr>
      <w:r>
        <w:rPr>
          <w:lang w:val="en-US" w:eastAsia="zh-CN"/>
        </w:rPr>
        <w:t>成果多维分类统计</w:t>
      </w:r>
    </w:p>
    <w:p w14:paraId="18E2E5AD">
      <w:pPr>
        <w:numPr>
          <w:ilvl w:val="0"/>
          <w:numId w:val="0"/>
        </w:numPr>
        <w:bidi w:val="0"/>
        <w:ind w:left="0" w:leftChars="0" w:firstLine="560" w:firstLineChars="200"/>
        <w:rPr>
          <w:rFonts w:hint="eastAsia"/>
          <w:lang w:val="en-US" w:eastAsia="zh-CN"/>
        </w:rPr>
      </w:pPr>
      <w:r>
        <w:rPr>
          <w:lang w:val="en-US" w:eastAsia="zh-CN"/>
        </w:rPr>
        <w:t>按成果类型（论文、专利、基金项目）完成分类统计，支持按技术领</w:t>
      </w:r>
      <w:r>
        <w:rPr>
          <w:rFonts w:hint="eastAsia"/>
          <w:lang w:val="en-US" w:eastAsia="zh-CN"/>
        </w:rPr>
        <w:t>域、发表/授权年份等维度进一步细分统计，生成量化统计结果，直观呈现各类成果分布情况。</w:t>
      </w:r>
    </w:p>
    <w:p w14:paraId="07429290">
      <w:pPr>
        <w:numPr>
          <w:ilvl w:val="0"/>
          <w:numId w:val="0"/>
        </w:numPr>
        <w:bidi w:val="0"/>
        <w:ind w:left="0" w:leftChars="0" w:firstLine="560" w:firstLineChars="200"/>
        <w:rPr>
          <w:rFonts w:hint="eastAsia"/>
          <w:lang w:val="en-US" w:eastAsia="zh-CN"/>
        </w:rPr>
      </w:pPr>
      <w:r>
        <w:rPr>
          <w:rFonts w:hint="eastAsia"/>
          <w:lang w:val="en-US" w:eastAsia="zh-CN"/>
        </w:rPr>
        <w:t>（1）基础分类统计</w:t>
      </w:r>
    </w:p>
    <w:p w14:paraId="7077DC0B">
      <w:pPr>
        <w:numPr>
          <w:ilvl w:val="0"/>
          <w:numId w:val="0"/>
        </w:numPr>
        <w:bidi w:val="0"/>
        <w:ind w:left="0" w:leftChars="0" w:firstLine="560" w:firstLineChars="200"/>
        <w:rPr>
          <w:rFonts w:hint="eastAsia"/>
          <w:lang w:val="en-US" w:eastAsia="zh-CN"/>
        </w:rPr>
      </w:pPr>
      <w:r>
        <w:rPr>
          <w:rFonts w:hint="eastAsia"/>
          <w:lang w:val="en-US" w:eastAsia="zh-CN"/>
        </w:rPr>
        <w:t>系统按成果类型（论文、专利、基金项目）自动完成双专家合作成果分类统计，统计结果实时量化展示，支持用户查看各类成果数量、占比等核心数据。</w:t>
      </w:r>
    </w:p>
    <w:p w14:paraId="51680C67">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（2）</w:t>
      </w:r>
      <w:r>
        <w:rPr>
          <w:rFonts w:hint="eastAsia"/>
          <w:lang w:val="en-US" w:eastAsia="zh-CN"/>
        </w:rPr>
        <w:t>多维细分统计</w:t>
      </w:r>
    </w:p>
    <w:p w14:paraId="396D10CF">
      <w:pPr>
        <w:numPr>
          <w:ilvl w:val="0"/>
          <w:numId w:val="0"/>
        </w:numPr>
        <w:bidi w:val="0"/>
        <w:ind w:left="0" w:leftChars="0" w:firstLine="560" w:firstLineChars="200"/>
        <w:rPr>
          <w:rFonts w:hint="eastAsia"/>
          <w:lang w:val="en-US" w:eastAsia="zh-CN"/>
        </w:rPr>
      </w:pPr>
      <w:r>
        <w:rPr>
          <w:rFonts w:hint="eastAsia"/>
          <w:lang w:val="en-US" w:eastAsia="zh-CN"/>
        </w:rPr>
        <w:t>用户可选择按技术领域、发表/授权年份等维度，对各类成果进一步细分统计，支持自定义统计时间段、技术领域范围，适配不同统计需求。</w:t>
      </w:r>
    </w:p>
    <w:p w14:paraId="699884AD">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w:t>
      </w:r>
      <w:r>
        <w:rPr>
          <w:rFonts w:hint="eastAsia" w:cstheme="minorBidi"/>
          <w:kern w:val="2"/>
          <w:sz w:val="28"/>
          <w:szCs w:val="24"/>
          <w:lang w:val="en-US" w:eastAsia="zh-CN" w:bidi="ar-SA"/>
        </w:rPr>
        <w:t>3</w:t>
      </w:r>
      <w:r>
        <w:rPr>
          <w:rFonts w:hint="eastAsia" w:ascii="Arial" w:hAnsi="Arial" w:eastAsia="Songti SC" w:cstheme="minorBidi"/>
          <w:kern w:val="2"/>
          <w:sz w:val="28"/>
          <w:szCs w:val="24"/>
          <w:lang w:val="en-US" w:eastAsia="zh-CN" w:bidi="ar-SA"/>
        </w:rPr>
        <w:t>）</w:t>
      </w:r>
      <w:r>
        <w:rPr>
          <w:rFonts w:hint="eastAsia"/>
          <w:lang w:val="en-US" w:eastAsia="zh-CN"/>
        </w:rPr>
        <w:t>统计结果呈现</w:t>
      </w:r>
    </w:p>
    <w:p w14:paraId="3088F983">
      <w:pPr>
        <w:numPr>
          <w:ilvl w:val="0"/>
          <w:numId w:val="0"/>
        </w:numPr>
        <w:bidi w:val="0"/>
        <w:ind w:left="0" w:leftChars="0" w:firstLine="560" w:firstLineChars="200"/>
        <w:rPr>
          <w:rFonts w:hint="eastAsia"/>
          <w:lang w:val="en-US" w:eastAsia="zh-CN"/>
        </w:rPr>
      </w:pPr>
      <w:r>
        <w:rPr>
          <w:rFonts w:hint="eastAsia"/>
          <w:lang w:val="en-US" w:eastAsia="zh-CN"/>
        </w:rPr>
        <w:t>系统生成标准化量化统计结果，可通过数值、占比图表等形式直观呈现各类成果分布情况，支持用户导出统计结果、调整呈现样式，支撑后续分析使用。</w:t>
      </w:r>
    </w:p>
    <w:p w14:paraId="5B344960">
      <w:pPr>
        <w:pStyle w:val="19"/>
        <w:bidi w:val="0"/>
        <w:ind w:left="0" w:leftChars="0" w:firstLine="0" w:firstLineChars="0"/>
      </w:pPr>
      <w:r>
        <w:rPr>
          <w:lang w:val="en-US" w:eastAsia="zh-CN"/>
        </w:rPr>
        <w:t>成果关键信息提取</w:t>
      </w:r>
    </w:p>
    <w:p w14:paraId="7F70472E">
      <w:pPr>
        <w:bidi w:val="0"/>
        <w:rPr>
          <w:lang w:val="en-US" w:eastAsia="zh-CN"/>
        </w:rPr>
      </w:pPr>
      <w:r>
        <w:rPr>
          <w:lang w:val="en-US" w:eastAsia="zh-CN"/>
        </w:rPr>
        <w:t>提取论文发布年份、期刊会议信息，专利申请日期/授权日期、所属技术领域，基金项目开始/截止时间、项目领域等关键信息，同步抓取成果相关的奖项、评价信息，完成信息规范化整理。</w:t>
      </w:r>
    </w:p>
    <w:p w14:paraId="37BF7AE4">
      <w:pPr>
        <w:numPr>
          <w:ilvl w:val="0"/>
          <w:numId w:val="0"/>
        </w:numPr>
        <w:bidi w:val="0"/>
        <w:ind w:firstLine="560" w:firstLineChars="200"/>
        <w:rPr>
          <w:rFonts w:hint="eastAsia"/>
          <w:lang w:val="en-US" w:eastAsia="zh-CN"/>
        </w:rPr>
      </w:pPr>
      <w:r>
        <w:rPr>
          <w:rFonts w:hint="eastAsia" w:ascii="Arial" w:hAnsi="Arial" w:eastAsia="Songti SC" w:cstheme="minorBidi"/>
          <w:kern w:val="2"/>
          <w:sz w:val="28"/>
          <w:szCs w:val="24"/>
          <w:lang w:val="en-US" w:eastAsia="zh-CN" w:bidi="ar-SA"/>
        </w:rPr>
        <w:t>（</w:t>
      </w:r>
      <w:r>
        <w:rPr>
          <w:rFonts w:hint="eastAsia" w:cstheme="minorBidi"/>
          <w:kern w:val="2"/>
          <w:sz w:val="28"/>
          <w:szCs w:val="24"/>
          <w:lang w:val="en-US" w:eastAsia="zh-CN" w:bidi="ar-SA"/>
        </w:rPr>
        <w:t>1</w:t>
      </w:r>
      <w:r>
        <w:rPr>
          <w:rFonts w:hint="eastAsia" w:ascii="Arial" w:hAnsi="Arial" w:eastAsia="Songti SC" w:cstheme="minorBidi"/>
          <w:kern w:val="2"/>
          <w:sz w:val="28"/>
          <w:szCs w:val="24"/>
          <w:lang w:val="en-US" w:eastAsia="zh-CN" w:bidi="ar-SA"/>
        </w:rPr>
        <w:t>）</w:t>
      </w:r>
      <w:r>
        <w:rPr>
          <w:rFonts w:hint="eastAsia"/>
          <w:lang w:val="en-US" w:eastAsia="zh-CN"/>
        </w:rPr>
        <w:t>核心基础信息提取</w:t>
      </w:r>
    </w:p>
    <w:p w14:paraId="7196AEB0">
      <w:pPr>
        <w:numPr>
          <w:ilvl w:val="0"/>
          <w:numId w:val="0"/>
        </w:numPr>
        <w:bidi w:val="0"/>
        <w:ind w:firstLine="560" w:firstLineChars="0"/>
        <w:rPr>
          <w:rFonts w:hint="eastAsia"/>
          <w:lang w:val="en-US" w:eastAsia="zh-CN"/>
        </w:rPr>
      </w:pPr>
      <w:r>
        <w:rPr>
          <w:rFonts w:hint="eastAsia"/>
          <w:lang w:val="en-US" w:eastAsia="zh-CN"/>
        </w:rPr>
        <w:t>系统自动提取各类成果核心关键信息，其中论文提取发布年份、期刊会议信息；专利提取申请日期、授权日期、所属技术领域；基金项目提取开始/截止时间、项目领域，确保信息无遗漏。</w:t>
      </w:r>
    </w:p>
    <w:p w14:paraId="2A39B9B9">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w:t>
      </w:r>
      <w:r>
        <w:rPr>
          <w:rFonts w:hint="eastAsia" w:cstheme="minorBidi"/>
          <w:kern w:val="2"/>
          <w:sz w:val="28"/>
          <w:szCs w:val="24"/>
          <w:lang w:val="en-US" w:eastAsia="zh-CN" w:bidi="ar-SA"/>
        </w:rPr>
        <w:t>2</w:t>
      </w:r>
      <w:r>
        <w:rPr>
          <w:rFonts w:hint="eastAsia" w:ascii="Arial" w:hAnsi="Arial" w:eastAsia="Songti SC" w:cstheme="minorBidi"/>
          <w:kern w:val="2"/>
          <w:sz w:val="28"/>
          <w:szCs w:val="24"/>
          <w:lang w:val="en-US" w:eastAsia="zh-CN" w:bidi="ar-SA"/>
        </w:rPr>
        <w:t>）</w:t>
      </w:r>
      <w:r>
        <w:rPr>
          <w:rFonts w:hint="eastAsia"/>
          <w:lang w:val="en-US" w:eastAsia="zh-CN"/>
        </w:rPr>
        <w:t>补充信息抓取</w:t>
      </w:r>
    </w:p>
    <w:p w14:paraId="555D0F16">
      <w:pPr>
        <w:numPr>
          <w:ilvl w:val="0"/>
          <w:numId w:val="0"/>
        </w:numPr>
        <w:bidi w:val="0"/>
        <w:ind w:firstLine="560" w:firstLineChars="0"/>
        <w:rPr>
          <w:rFonts w:hint="eastAsia"/>
          <w:lang w:val="en-US" w:eastAsia="zh-CN"/>
        </w:rPr>
      </w:pPr>
      <w:r>
        <w:rPr>
          <w:rFonts w:hint="eastAsia"/>
          <w:lang w:val="en-US" w:eastAsia="zh-CN"/>
        </w:rPr>
        <w:t>系统同步抓取成果相关的奖项、评价信息，关联成果全量字段完成信息核验，剔除无效、重复信息，确保补充信息精准可用。</w:t>
      </w:r>
    </w:p>
    <w:p w14:paraId="739BA478">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w:t>
      </w:r>
      <w:r>
        <w:rPr>
          <w:rFonts w:hint="eastAsia" w:cstheme="minorBidi"/>
          <w:kern w:val="2"/>
          <w:sz w:val="28"/>
          <w:szCs w:val="24"/>
          <w:lang w:val="en-US" w:eastAsia="zh-CN" w:bidi="ar-SA"/>
        </w:rPr>
        <w:t>3</w:t>
      </w:r>
      <w:r>
        <w:rPr>
          <w:rFonts w:hint="eastAsia" w:ascii="Arial" w:hAnsi="Arial" w:eastAsia="Songti SC" w:cstheme="minorBidi"/>
          <w:kern w:val="2"/>
          <w:sz w:val="28"/>
          <w:szCs w:val="24"/>
          <w:lang w:val="en-US" w:eastAsia="zh-CN" w:bidi="ar-SA"/>
        </w:rPr>
        <w:t>）</w:t>
      </w:r>
      <w:r>
        <w:rPr>
          <w:rFonts w:hint="eastAsia"/>
          <w:lang w:val="en-US" w:eastAsia="zh-CN"/>
        </w:rPr>
        <w:t>信息规范化整理</w:t>
      </w:r>
    </w:p>
    <w:p w14:paraId="15860561">
      <w:pPr>
        <w:numPr>
          <w:ilvl w:val="0"/>
          <w:numId w:val="0"/>
        </w:numPr>
        <w:bidi w:val="0"/>
        <w:ind w:firstLine="560" w:firstLineChars="0"/>
      </w:pPr>
      <w:r>
        <w:rPr>
          <w:rFonts w:hint="eastAsia"/>
          <w:lang w:val="en-US" w:eastAsia="zh-CN"/>
        </w:rPr>
        <w:t>系统按统一规范对提取的所有关键信息进行整理，统一字段格式、规范表述口径，形成标准化信息清单，支持用户手动核验、修正提取错误的信息，修正记录留存可追溯。</w:t>
      </w:r>
    </w:p>
    <w:p w14:paraId="3DB4CC82">
      <w:pPr>
        <w:pStyle w:val="19"/>
        <w:bidi w:val="0"/>
        <w:ind w:left="0" w:leftChars="0" w:firstLine="0" w:firstLineChars="0"/>
      </w:pPr>
      <w:r>
        <w:rPr>
          <w:lang w:val="en-US" w:eastAsia="zh-CN"/>
        </w:rPr>
        <w:t>成果属性精准标注</w:t>
      </w:r>
    </w:p>
    <w:p w14:paraId="7917ACB5">
      <w:pPr>
        <w:keepNext w:val="0"/>
        <w:keepLines w:val="0"/>
        <w:pageBreakBefore w:val="0"/>
        <w:widowControl w:val="0"/>
        <w:kinsoku/>
        <w:wordWrap/>
        <w:overflowPunct/>
        <w:topLinePunct w:val="0"/>
        <w:autoSpaceDE/>
        <w:autoSpaceDN/>
        <w:bidi w:val="0"/>
        <w:adjustRightInd/>
        <w:snapToGrid/>
        <w:spacing w:beforeAutospacing="0"/>
        <w:textAlignment w:val="auto"/>
        <w:rPr>
          <w:lang w:val="en-US" w:eastAsia="zh-CN"/>
        </w:rPr>
      </w:pPr>
      <w:r>
        <w:rPr>
          <w:lang w:val="en-US" w:eastAsia="zh-CN"/>
        </w:rPr>
        <w:t>为每一项合作成果标注完整属性信息，包括发表/授权年份、所属技术领域、奖项及评价详情，关联成果唯一标识符与两位专家唯一ID，形成可追溯的成果属性档案。</w:t>
      </w:r>
    </w:p>
    <w:p w14:paraId="6D3A5BD9">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（1）</w:t>
      </w:r>
      <w:r>
        <w:rPr>
          <w:rFonts w:hint="default"/>
          <w:lang w:val="en-US" w:eastAsia="zh-CN"/>
        </w:rPr>
        <w:t>全量属性标注</w:t>
      </w:r>
    </w:p>
    <w:p w14:paraId="3989935C">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系统为每一项双专家合作成果，精准标注完整属性信息，涵盖发表/授权年份、所属技术领域、奖项及评价详情，标注内容与提取的关键信息自动关联，确保标注准确。</w:t>
      </w:r>
    </w:p>
    <w:p w14:paraId="34CF05EB">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（2）</w:t>
      </w:r>
      <w:r>
        <w:rPr>
          <w:rFonts w:hint="default"/>
          <w:lang w:val="en-US" w:eastAsia="zh-CN"/>
        </w:rPr>
        <w:t>关联标识标注</w:t>
      </w:r>
    </w:p>
    <w:p w14:paraId="6B8C1A5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系统自动关联成果唯一标识符（论文唯一ID、专利申请号/授权号、基金项目唯一ID）与两位专家唯一ID，实现成果、专家信息的精准绑定，支撑溯源查询。</w:t>
      </w:r>
    </w:p>
    <w:p w14:paraId="300F120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（3）</w:t>
      </w:r>
      <w:r>
        <w:rPr>
          <w:rFonts w:hint="default"/>
          <w:lang w:val="en-US" w:eastAsia="zh-CN"/>
        </w:rPr>
        <w:t>属性档案生成</w:t>
      </w:r>
    </w:p>
    <w:p w14:paraId="413570F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系统整合所有标注信息，形成可追溯的成果属性档案，档案按成果类型、标注时间分类归档，支持用户按多条件查询、查看标注明细，确保成果属性信息可追溯、可复用。</w:t>
      </w:r>
    </w:p>
    <w:p w14:paraId="685F56EC">
      <w:pPr>
        <w:pStyle w:val="10"/>
        <w:bidi w:val="0"/>
        <w:rPr>
          <w:rFonts w:hint="default"/>
          <w:lang w:val="en-US" w:eastAsia="zh-CN"/>
        </w:rPr>
      </w:pPr>
      <w:r>
        <w:rPr>
          <w:rFonts w:hint="default"/>
          <w:lang w:val="en-US" w:eastAsia="zh-CN"/>
        </w:rPr>
        <w:t>合作贡献与模式分析</w:t>
      </w:r>
    </w:p>
    <w:p w14:paraId="66831FA1">
      <w:pPr>
        <w:bidi w:val="0"/>
        <w:rPr>
          <w:lang w:val="en-US" w:eastAsia="zh-CN"/>
        </w:rPr>
      </w:pPr>
      <w:r>
        <w:rPr>
          <w:lang w:val="en-US" w:eastAsia="zh-CN"/>
        </w:rPr>
        <w:t>提供合作贡献量化评估、合作模式智能识别及合作价值分析功能，结合成果字段与合作数据，完成双专家合作深度与价值的综合评估。</w:t>
      </w:r>
    </w:p>
    <w:p w14:paraId="717B6703">
      <w:pPr>
        <w:bidi w:val="0"/>
        <w:rPr>
          <w:rFonts w:hint="default"/>
          <w:lang w:val="en-US"/>
        </w:rPr>
      </w:pPr>
      <w:r>
        <w:rPr>
          <w:rFonts w:hint="default"/>
          <w:lang w:val="en-US" w:eastAsia="zh-CN"/>
        </w:rPr>
        <w:t>合作贡献与模式</w:t>
      </w:r>
      <w:r>
        <w:rPr>
          <w:rFonts w:hint="eastAsia"/>
          <w:lang w:val="en-US" w:eastAsia="zh-CN"/>
        </w:rPr>
        <w:t>分析</w:t>
      </w:r>
      <w:r>
        <w:rPr>
          <w:lang w:val="en-US" w:eastAsia="zh-CN"/>
        </w:rPr>
        <w:t>具体功能</w:t>
      </w:r>
      <w:r>
        <w:rPr>
          <w:rFonts w:hint="eastAsia"/>
          <w:lang w:val="en-US" w:eastAsia="zh-CN"/>
        </w:rPr>
        <w:t>包括</w:t>
      </w:r>
      <w:r>
        <w:rPr>
          <w:lang w:val="en-US" w:eastAsia="zh-CN"/>
        </w:rPr>
        <w:t>合作贡献精准</w:t>
      </w:r>
      <w:r>
        <w:rPr>
          <w:rFonts w:hint="eastAsia"/>
          <w:lang w:val="en-US" w:eastAsia="zh-CN"/>
        </w:rPr>
        <w:t>分析、</w:t>
      </w:r>
      <w:r>
        <w:rPr>
          <w:lang w:val="en-US" w:eastAsia="zh-CN"/>
        </w:rPr>
        <w:t>合作模式分类</w:t>
      </w:r>
      <w:r>
        <w:rPr>
          <w:rFonts w:hint="eastAsia"/>
          <w:lang w:val="en-US" w:eastAsia="zh-CN"/>
        </w:rPr>
        <w:t>识别、</w:t>
      </w:r>
      <w:r>
        <w:rPr>
          <w:lang w:val="en-US" w:eastAsia="zh-CN"/>
        </w:rPr>
        <w:t>合作深度与价值</w:t>
      </w:r>
      <w:r>
        <w:rPr>
          <w:rFonts w:hint="eastAsia"/>
          <w:lang w:val="en-US" w:eastAsia="zh-CN"/>
        </w:rPr>
        <w:t>评估。</w:t>
      </w:r>
    </w:p>
    <w:p w14:paraId="25375413">
      <w:pPr>
        <w:pStyle w:val="19"/>
        <w:bidi w:val="0"/>
        <w:ind w:left="0" w:leftChars="0" w:firstLine="0" w:firstLineChars="0"/>
      </w:pPr>
      <w:r>
        <w:rPr>
          <w:lang w:val="en-US" w:eastAsia="zh-CN"/>
        </w:rPr>
        <w:t>合作贡献精准分析</w:t>
      </w:r>
    </w:p>
    <w:p w14:paraId="14327391">
      <w:pPr>
        <w:keepNext w:val="0"/>
        <w:keepLines w:val="0"/>
        <w:pageBreakBefore w:val="0"/>
        <w:widowControl w:val="0"/>
        <w:kinsoku/>
        <w:wordWrap/>
        <w:overflowPunct/>
        <w:topLinePunct w:val="0"/>
        <w:autoSpaceDE/>
        <w:autoSpaceDN/>
        <w:bidi w:val="0"/>
        <w:adjustRightInd/>
        <w:snapToGrid/>
        <w:spacing w:beforeAutospacing="0"/>
        <w:textAlignment w:val="auto"/>
        <w:rPr>
          <w:lang w:val="en-US" w:eastAsia="zh-CN"/>
        </w:rPr>
      </w:pPr>
      <w:r>
        <w:rPr>
          <w:lang w:val="en-US" w:eastAsia="zh-CN"/>
        </w:rPr>
        <w:t>结合论文作者排序、专利发明人排序、基金项目分工字段，结合学者研究方向与成果学术价值，量化评估两位专家在每一项合作成果中的核心贡献，生成贡献度评分与分析结论。</w:t>
      </w:r>
    </w:p>
    <w:p w14:paraId="6479208A">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ascii="Calibri" w:hAnsi="Calibri" w:eastAsia="Songti SC" w:cstheme="minorBidi"/>
          <w:kern w:val="2"/>
          <w:sz w:val="28"/>
          <w:szCs w:val="28"/>
          <w:lang w:val="en-US" w:eastAsia="zh-CN" w:bidi="ar-SA"/>
        </w:rPr>
        <w:t>（1）</w:t>
      </w:r>
      <w:r>
        <w:rPr>
          <w:rFonts w:hint="eastAsia"/>
        </w:rPr>
        <w:t>评估数据抓取</w:t>
      </w:r>
    </w:p>
    <w:p w14:paraId="543B6D8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outlineLvl w:val="9"/>
        <w:rPr>
          <w:rFonts w:hint="eastAsia"/>
        </w:rPr>
      </w:pPr>
      <w:r>
        <w:rPr>
          <w:rFonts w:hint="eastAsia"/>
        </w:rPr>
        <w:t>系统自动抓取每一项合作成果的核心关联数据，包括论文作者排序、专利发明人排序、基金项目分工字段，同步关联两位专家的研究方向与成果学术价值数据，确保评估依据全面。</w:t>
      </w:r>
    </w:p>
    <w:p w14:paraId="7E6745E0">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outlineLvl w:val="9"/>
        <w:rPr>
          <w:rFonts w:hint="eastAsia"/>
        </w:rPr>
      </w:pPr>
      <w:r>
        <w:rPr>
          <w:rFonts w:hint="eastAsia" w:ascii="Calibri" w:hAnsi="Calibri" w:eastAsia="Songti SC" w:cstheme="minorBidi"/>
          <w:kern w:val="2"/>
          <w:sz w:val="28"/>
          <w:szCs w:val="28"/>
          <w:lang w:val="en-US" w:eastAsia="zh-CN" w:bidi="ar-SA"/>
        </w:rPr>
        <w:t>（2）</w:t>
      </w:r>
      <w:r>
        <w:rPr>
          <w:rFonts w:hint="eastAsia"/>
        </w:rPr>
        <w:t>贡献量化评估</w:t>
      </w:r>
    </w:p>
    <w:p w14:paraId="0E1FEE1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outlineLvl w:val="9"/>
        <w:rPr>
          <w:rFonts w:hint="eastAsia"/>
        </w:rPr>
      </w:pPr>
      <w:r>
        <w:rPr>
          <w:rFonts w:hint="eastAsia"/>
        </w:rPr>
        <w:t>用户可手动配置各评估指标权重（默认按成果类型预设，支持修改），系统基于配置规则，量化评估两位专家在每一项合作成果中的核心贡献，生成0-100分的贡献度评分，评分明细可追溯。</w:t>
      </w:r>
    </w:p>
    <w:p w14:paraId="24F93A65">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outlineLvl w:val="9"/>
        <w:rPr>
          <w:rFonts w:hint="eastAsia"/>
        </w:rPr>
      </w:pPr>
      <w:r>
        <w:rPr>
          <w:rFonts w:hint="eastAsia" w:ascii="Calibri" w:hAnsi="Calibri" w:eastAsia="Songti SC" w:cstheme="minorBidi"/>
          <w:kern w:val="2"/>
          <w:sz w:val="28"/>
          <w:szCs w:val="28"/>
          <w:lang w:val="en-US" w:eastAsia="zh-CN" w:bidi="ar-SA"/>
        </w:rPr>
        <w:t>（3）</w:t>
      </w:r>
      <w:r>
        <w:rPr>
          <w:rFonts w:hint="eastAsia"/>
        </w:rPr>
        <w:t>分析结论生成</w:t>
      </w:r>
    </w:p>
    <w:p w14:paraId="517FD219">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pPr>
      <w:r>
        <w:rPr>
          <w:rFonts w:hint="eastAsia"/>
        </w:rPr>
        <w:t>系统结合贡献度评分、专家研究方向匹配度、成果学术价值，自动生成针对性的合作贡献分析结论，明确每位专家的核心贡献点，支持用户手动复核、调整结论，修正记录自动留存。</w:t>
      </w:r>
    </w:p>
    <w:p w14:paraId="06CF0F27">
      <w:pPr>
        <w:pStyle w:val="19"/>
        <w:bidi w:val="0"/>
        <w:ind w:left="0" w:leftChars="0" w:firstLine="0" w:firstLineChars="0"/>
      </w:pPr>
      <w:r>
        <w:rPr>
          <w:lang w:val="en-US" w:eastAsia="zh-CN"/>
        </w:rPr>
        <w:t>合作模式分类识别</w:t>
      </w:r>
    </w:p>
    <w:p w14:paraId="7AE8BEBD">
      <w:pPr>
        <w:bidi w:val="0"/>
        <w:rPr>
          <w:lang w:val="en-US" w:eastAsia="zh-CN"/>
        </w:rPr>
      </w:pPr>
      <w:r>
        <w:rPr>
          <w:lang w:val="en-US" w:eastAsia="zh-CN"/>
        </w:rPr>
        <w:t>基于合作成果的时间分布、成果数量、领域集中度，识别长期稳定合作、短期项目合作、跨领域专项合作等不同合作模式，结合合作周期数据，完成合作模式精准分类标注。</w:t>
      </w:r>
    </w:p>
    <w:p w14:paraId="68B12326">
      <w:pPr>
        <w:numPr>
          <w:ilvl w:val="0"/>
          <w:numId w:val="0"/>
        </w:numPr>
        <w:bidi w:val="0"/>
        <w:ind w:firstLine="560" w:firstLineChars="200"/>
        <w:rPr>
          <w:rFonts w:hint="eastAsia"/>
          <w:lang w:val="en-US" w:eastAsia="zh-CN"/>
        </w:rPr>
      </w:pPr>
      <w:r>
        <w:rPr>
          <w:rFonts w:hint="eastAsia" w:ascii="Arial" w:hAnsi="Arial" w:eastAsia="Songti SC" w:cstheme="minorBidi"/>
          <w:kern w:val="2"/>
          <w:sz w:val="28"/>
          <w:szCs w:val="24"/>
          <w:lang w:val="en-US" w:eastAsia="zh-CN" w:bidi="ar-SA"/>
        </w:rPr>
        <w:t>（1）</w:t>
      </w:r>
      <w:r>
        <w:rPr>
          <w:rFonts w:hint="eastAsia"/>
          <w:lang w:val="en-US" w:eastAsia="zh-CN"/>
        </w:rPr>
        <w:t>识别特征提取</w:t>
      </w:r>
    </w:p>
    <w:p w14:paraId="16146084">
      <w:pPr>
        <w:numPr>
          <w:ilvl w:val="0"/>
          <w:numId w:val="0"/>
        </w:numPr>
        <w:bidi w:val="0"/>
        <w:ind w:firstLine="560" w:firstLineChars="0"/>
        <w:rPr>
          <w:rFonts w:hint="eastAsia"/>
          <w:lang w:val="en-US" w:eastAsia="zh-CN"/>
        </w:rPr>
      </w:pPr>
      <w:r>
        <w:rPr>
          <w:rFonts w:hint="eastAsia"/>
          <w:lang w:val="en-US" w:eastAsia="zh-CN"/>
        </w:rPr>
        <w:t>系统自动提取合作成果的核心特征数据，包括成果时间分布、成果数量、领域集中度，同步抓取合作周期相关数据，构建合作模式识别特征体系。</w:t>
      </w:r>
    </w:p>
    <w:p w14:paraId="241F95CA">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（2）</w:t>
      </w:r>
      <w:r>
        <w:rPr>
          <w:rFonts w:hint="eastAsia"/>
          <w:lang w:val="en-US" w:eastAsia="zh-CN"/>
        </w:rPr>
        <w:t>多模式智能识别</w:t>
      </w:r>
    </w:p>
    <w:p w14:paraId="348C4C13">
      <w:pPr>
        <w:numPr>
          <w:ilvl w:val="0"/>
          <w:numId w:val="0"/>
        </w:numPr>
        <w:bidi w:val="0"/>
        <w:ind w:firstLine="560" w:firstLineChars="0"/>
        <w:rPr>
          <w:rFonts w:hint="eastAsia"/>
          <w:lang w:val="en-US" w:eastAsia="zh-CN"/>
        </w:rPr>
      </w:pPr>
      <w:r>
        <w:rPr>
          <w:rFonts w:hint="eastAsia"/>
          <w:lang w:val="en-US" w:eastAsia="zh-CN"/>
        </w:rPr>
        <w:t>系统基于特征数据，自动识别各类合作模式，核心涵盖长期稳定合作、短期项目合作、跨领域专项合作等，支持用户自定义新增合作模式类型及识别规则。</w:t>
      </w:r>
    </w:p>
    <w:p w14:paraId="30F31109">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（3）</w:t>
      </w:r>
      <w:r>
        <w:rPr>
          <w:rFonts w:hint="eastAsia"/>
          <w:lang w:val="en-US" w:eastAsia="zh-CN"/>
        </w:rPr>
        <w:t>模式精准标注</w:t>
      </w:r>
    </w:p>
    <w:p w14:paraId="2C46C3B2">
      <w:pPr>
        <w:numPr>
          <w:ilvl w:val="0"/>
          <w:numId w:val="0"/>
        </w:numPr>
        <w:bidi w:val="0"/>
        <w:ind w:firstLine="560" w:firstLineChars="0"/>
      </w:pPr>
      <w:r>
        <w:rPr>
          <w:rFonts w:hint="eastAsia"/>
          <w:lang w:val="en-US" w:eastAsia="zh-CN"/>
        </w:rPr>
        <w:t>系统结合合作周期数据、特征匹配结果，对双专家的合作模式完成精准分类标注，标注结果与对应合作成果自动关联，支持用户单个/批量查看、校正标注结果。</w:t>
      </w:r>
    </w:p>
    <w:p w14:paraId="2854F51D">
      <w:pPr>
        <w:pStyle w:val="19"/>
        <w:bidi w:val="0"/>
        <w:ind w:left="0" w:leftChars="0" w:firstLine="0" w:firstLineChars="0"/>
      </w:pPr>
      <w:r>
        <w:rPr>
          <w:lang w:val="en-US" w:eastAsia="zh-CN"/>
        </w:rPr>
        <w:t>合作深度与价值评估</w:t>
      </w:r>
    </w:p>
    <w:p w14:paraId="4F21469D">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结合合作成果数量、质量、合作周期、贡献度及成果影响力，综合评估双专家的合作深度与合作价值，输出评估报告，为合作潜力分析提供数据支撑。</w:t>
      </w:r>
    </w:p>
    <w:p w14:paraId="6CB75661">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（1）</w:t>
      </w:r>
      <w:r>
        <w:rPr>
          <w:rFonts w:hint="default"/>
          <w:lang w:val="en-US" w:eastAsia="zh-CN"/>
        </w:rPr>
        <w:t>评估维度覆盖</w:t>
      </w:r>
    </w:p>
    <w:p w14:paraId="4C28D2B3">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lang w:val="en-US" w:eastAsia="zh-CN"/>
        </w:rPr>
        <w:t>系统全面整合各类评估数据，涵盖合作成果数量、成果质量、合作周期、专家贡献度及成果影响力，确保评估维度无遗漏，贴合综合评估需求。</w:t>
      </w:r>
    </w:p>
    <w:p w14:paraId="0BDB211D">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（2）</w:t>
      </w:r>
      <w:r>
        <w:rPr>
          <w:rFonts w:hint="default"/>
          <w:lang w:val="en-US" w:eastAsia="zh-CN"/>
        </w:rPr>
        <w:t>综合评估计算</w:t>
      </w:r>
    </w:p>
    <w:p w14:paraId="131F1229">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lang w:val="en-US" w:eastAsia="zh-CN"/>
        </w:rPr>
        <w:t>用户可配置各评估维度的权重占比，系统基于配置标准，完成双专家合作深度与合作价值的综合计算，生成量化评估结果，明确合作等级与核心优势。</w:t>
      </w:r>
    </w:p>
    <w:p w14:paraId="0EE32A4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（3）</w:t>
      </w:r>
      <w:r>
        <w:rPr>
          <w:rFonts w:hint="default"/>
          <w:lang w:val="en-US" w:eastAsia="zh-CN"/>
        </w:rPr>
        <w:t>评估报告输出</w:t>
      </w:r>
    </w:p>
    <w:p w14:paraId="59132D3D">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系统自动生成标准化合作评估报告，报告包含评估数据、计算明细、评估结论，支持用户自定义报告字段与呈现样式，可导出查看；评估结果直接为后续合作潜力分析提供精准数据支撑。</w:t>
      </w:r>
    </w:p>
    <w:p w14:paraId="19B5D51E">
      <w:pPr>
        <w:pStyle w:val="9"/>
        <w:bidi w:val="0"/>
        <w:rPr>
          <w:rFonts w:hint="default"/>
          <w:lang w:val="en-US" w:eastAsia="zh-CN"/>
        </w:rPr>
      </w:pPr>
      <w:r>
        <w:rPr>
          <w:rFonts w:hint="default"/>
          <w:lang w:val="en-US" w:eastAsia="zh-CN"/>
        </w:rPr>
        <w:t>科技专家同事关系</w:t>
      </w:r>
    </w:p>
    <w:p w14:paraId="71779590">
      <w:pPr>
        <w:keepNext w:val="0"/>
        <w:keepLines w:val="0"/>
        <w:pageBreakBefore w:val="0"/>
        <w:widowControl w:val="0"/>
        <w:kinsoku/>
        <w:wordWrap/>
        <w:overflowPunct/>
        <w:topLinePunct w:val="0"/>
        <w:autoSpaceDE/>
        <w:autoSpaceDN/>
        <w:bidi w:val="0"/>
        <w:adjustRightInd/>
        <w:snapToGrid/>
        <w:spacing w:beforeAutospacing="0"/>
        <w:textAlignment w:val="auto"/>
        <w:rPr>
          <w:rFonts w:hint="default"/>
          <w:lang w:val="en-US" w:eastAsia="zh-CN"/>
        </w:rPr>
      </w:pPr>
      <w:r>
        <w:rPr>
          <w:rFonts w:hint="default"/>
          <w:lang w:val="en-US" w:eastAsia="zh-CN"/>
        </w:rPr>
        <w:t>科技专家同事关系是完善人才多维度关联、梳理学术圈职场协作网络的重要补充，其核心作用在于挖掘学者任职场景下的同事关联，构建职场协作分析体系。在人才关联分析日益全面化的背景下，对应模块通过融合任职信息标准化、同事关系智能匹配、关联时段核算及协作成果联动整合等能力，将零散的任职与协作数据转化为结构化的同事关系档案，系统解决同事关系识别不准、任职与协作关联割裂等问题，为学术圈职场协作网络梳理与人才背景分析提供支撑。</w:t>
      </w:r>
    </w:p>
    <w:p w14:paraId="2602C24A">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lang w:val="en-US" w:eastAsia="zh-CN"/>
        </w:rPr>
      </w:pPr>
      <w:r>
        <w:rPr>
          <w:rFonts w:hint="eastAsia"/>
          <w:lang w:val="en-US" w:eastAsia="zh-CN"/>
        </w:rPr>
        <w:t>科技专家同事关系具体功能包括同事关系推理构建、关系时段与背景判定、同事期间协作关联。</w:t>
      </w:r>
    </w:p>
    <w:p w14:paraId="518F5DD8">
      <w:pPr>
        <w:pStyle w:val="10"/>
        <w:bidi w:val="0"/>
        <w:rPr>
          <w:rFonts w:hint="default"/>
          <w:lang w:val="en-US" w:eastAsia="zh-CN"/>
        </w:rPr>
      </w:pPr>
      <w:r>
        <w:rPr>
          <w:rFonts w:hint="default"/>
          <w:lang w:val="en-US" w:eastAsia="zh-CN"/>
        </w:rPr>
        <w:t>同事关系推理构建</w:t>
      </w:r>
    </w:p>
    <w:p w14:paraId="537EE415">
      <w:pPr>
        <w:bidi w:val="0"/>
        <w:rPr>
          <w:lang w:val="en-US" w:eastAsia="zh-CN"/>
        </w:rPr>
      </w:pPr>
      <w:r>
        <w:rPr>
          <w:lang w:val="en-US" w:eastAsia="zh-CN"/>
        </w:rPr>
        <w:t>提供学者工作经历数据整合、任职信息标准化及同事关系智能推理构建功能，</w:t>
      </w:r>
      <w:r>
        <w:rPr>
          <w:rFonts w:hint="eastAsia"/>
          <w:lang w:val="en-US" w:eastAsia="zh-CN"/>
        </w:rPr>
        <w:t>结合</w:t>
      </w:r>
      <w:r>
        <w:rPr>
          <w:lang w:val="en-US" w:eastAsia="zh-CN"/>
        </w:rPr>
        <w:t>学者工作经历、所在机构等全量字段，通过任职时间与机构匹配算法，完成不同时期专家同事关系的精准构建。</w:t>
      </w:r>
    </w:p>
    <w:p w14:paraId="373F1F70">
      <w:pPr>
        <w:bidi w:val="0"/>
        <w:rPr>
          <w:rFonts w:hint="default"/>
          <w:lang w:val="en-US"/>
        </w:rPr>
      </w:pPr>
      <w:r>
        <w:rPr>
          <w:rFonts w:hint="default"/>
          <w:lang w:val="en-US" w:eastAsia="zh-CN"/>
        </w:rPr>
        <w:t>同事关系推理</w:t>
      </w:r>
      <w:r>
        <w:rPr>
          <w:rFonts w:hint="eastAsia"/>
          <w:lang w:val="en-US" w:eastAsia="zh-CN"/>
        </w:rPr>
        <w:t>构建</w:t>
      </w:r>
      <w:r>
        <w:rPr>
          <w:lang w:val="en-US" w:eastAsia="zh-CN"/>
        </w:rPr>
        <w:t>具体功能</w:t>
      </w:r>
      <w:r>
        <w:rPr>
          <w:rFonts w:hint="eastAsia"/>
          <w:lang w:val="en-US" w:eastAsia="zh-CN"/>
        </w:rPr>
        <w:t>包括</w:t>
      </w:r>
      <w:r>
        <w:rPr>
          <w:lang w:val="en-US" w:eastAsia="zh-CN"/>
        </w:rPr>
        <w:t>工作经历数据</w:t>
      </w:r>
      <w:r>
        <w:rPr>
          <w:rFonts w:hint="eastAsia"/>
          <w:lang w:val="en-US" w:eastAsia="zh-CN"/>
        </w:rPr>
        <w:t>整合、</w:t>
      </w:r>
      <w:r>
        <w:rPr>
          <w:lang w:val="en-US" w:eastAsia="zh-CN"/>
        </w:rPr>
        <w:t>任职信息标准化</w:t>
      </w:r>
      <w:r>
        <w:rPr>
          <w:rFonts w:hint="eastAsia"/>
          <w:lang w:val="en-US" w:eastAsia="zh-CN"/>
        </w:rPr>
        <w:t>处理、</w:t>
      </w:r>
      <w:r>
        <w:rPr>
          <w:lang w:val="en-US" w:eastAsia="zh-CN"/>
        </w:rPr>
        <w:t>同事关系智能推理</w:t>
      </w:r>
      <w:r>
        <w:rPr>
          <w:rFonts w:hint="eastAsia"/>
          <w:lang w:val="en-US" w:eastAsia="zh-CN"/>
        </w:rPr>
        <w:t>构建。</w:t>
      </w:r>
    </w:p>
    <w:p w14:paraId="3DE61275">
      <w:pPr>
        <w:pStyle w:val="19"/>
        <w:bidi w:val="0"/>
        <w:ind w:left="0" w:leftChars="0" w:firstLine="0" w:firstLineChars="0"/>
      </w:pPr>
      <w:r>
        <w:rPr>
          <w:lang w:val="en-US" w:eastAsia="zh-CN"/>
        </w:rPr>
        <w:t>工作经历数据整合</w:t>
      </w:r>
    </w:p>
    <w:p w14:paraId="2D0D2492">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提取学者唯一ID、姓名、工作经历、所在机构ID、所在机构等字段数据，批量采集并整合千万级学者的任职信息，完成数据清洗与重复数据剔除，规范任职记录格式。</w:t>
      </w:r>
    </w:p>
    <w:p w14:paraId="364CC48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ascii="Calibri" w:hAnsi="Calibri" w:eastAsia="Songti SC" w:cstheme="minorBidi"/>
          <w:kern w:val="2"/>
          <w:sz w:val="28"/>
          <w:szCs w:val="28"/>
          <w:lang w:val="en-US" w:eastAsia="zh-CN" w:bidi="ar-SA"/>
        </w:rPr>
        <w:t>（1）</w:t>
      </w:r>
      <w:r>
        <w:rPr>
          <w:rFonts w:hint="eastAsia"/>
        </w:rPr>
        <w:t>核心字段提取</w:t>
      </w:r>
    </w:p>
    <w:p w14:paraId="0DDBDB33">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系统自动提取学者核心关联字段数据，包括学者唯一ID、姓名、工作经历、所在机构ID、所在机构等，支持用户配置需提取的字段范围，确保数据提取全面无遗漏。</w:t>
      </w:r>
    </w:p>
    <w:p w14:paraId="19EFACF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ascii="Calibri" w:hAnsi="Calibri" w:eastAsia="Songti SC" w:cstheme="minorBidi"/>
          <w:kern w:val="2"/>
          <w:sz w:val="28"/>
          <w:szCs w:val="28"/>
          <w:lang w:val="en-US" w:eastAsia="zh-CN" w:bidi="ar-SA"/>
        </w:rPr>
        <w:t>（2）</w:t>
      </w:r>
      <w:r>
        <w:rPr>
          <w:rFonts w:hint="eastAsia"/>
        </w:rPr>
        <w:t>批量数据采集与整合</w:t>
      </w:r>
    </w:p>
    <w:p w14:paraId="4B50286D">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eastAsia"/>
        </w:rPr>
      </w:pPr>
      <w:r>
        <w:rPr>
          <w:rFonts w:hint="eastAsia"/>
        </w:rPr>
        <w:t>用户可启动批量采集功能，系统同步采集并整合千万级学者的任职信息，支持增量采集与全量采集两种模式，适配不同数据更新需求，整合后按学者唯一ID分类归档。</w:t>
      </w:r>
    </w:p>
    <w:p w14:paraId="34C919FF">
      <w:pPr>
        <w:pStyle w:val="2"/>
        <w:keepNext w:val="0"/>
        <w:keepLines w:val="0"/>
        <w:pageBreakBefore w:val="0"/>
        <w:widowControl w:val="0"/>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数据清洗与去重</w:t>
      </w:r>
    </w:p>
    <w:p w14:paraId="528427FA">
      <w:pPr>
        <w:pStyle w:val="2"/>
        <w:keepNext w:val="0"/>
        <w:keepLines w:val="0"/>
        <w:pageBreakBefore w:val="0"/>
        <w:widowControl w:val="0"/>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rPr>
        <w:t>系统自动对整合后的任职数据进行清洗，剔除无效、错误数据，批量删除重复任职记录，同时支持用户手动核验清洗结果、补充完善缺失数据，确保数据精准。</w:t>
      </w:r>
    </w:p>
    <w:p w14:paraId="61A8B54F">
      <w:pPr>
        <w:pStyle w:val="2"/>
        <w:keepNext w:val="0"/>
        <w:keepLines w:val="0"/>
        <w:pageBreakBefore w:val="0"/>
        <w:widowControl w:val="0"/>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lang w:eastAsia="zh-CN"/>
        </w:rPr>
        <w:t>（</w:t>
      </w:r>
      <w:r>
        <w:rPr>
          <w:rFonts w:hint="eastAsia"/>
          <w:lang w:val="en-US" w:eastAsia="zh-CN"/>
        </w:rPr>
        <w:t>4</w:t>
      </w:r>
      <w:r>
        <w:rPr>
          <w:rFonts w:hint="eastAsia"/>
          <w:lang w:eastAsia="zh-CN"/>
        </w:rPr>
        <w:t>）</w:t>
      </w:r>
      <w:r>
        <w:rPr>
          <w:rFonts w:hint="eastAsia"/>
        </w:rPr>
        <w:t>格式规范化</w:t>
      </w:r>
    </w:p>
    <w:p w14:paraId="36171767">
      <w:pPr>
        <w:pStyle w:val="2"/>
        <w:keepNext w:val="0"/>
        <w:keepLines w:val="0"/>
        <w:pageBreakBefore w:val="0"/>
        <w:widowControl w:val="0"/>
        <w:kinsoku/>
        <w:wordWrap/>
        <w:overflowPunct/>
        <w:topLinePunct w:val="0"/>
        <w:autoSpaceDE/>
        <w:autoSpaceDN/>
        <w:bidi w:val="0"/>
        <w:adjustRightInd/>
        <w:snapToGrid/>
        <w:spacing w:before="0" w:beforeAutospacing="0" w:after="0"/>
        <w:ind w:left="0" w:leftChars="0" w:firstLine="560" w:firstLineChars="200"/>
        <w:textAlignment w:val="auto"/>
      </w:pPr>
      <w:r>
        <w:rPr>
          <w:rFonts w:hint="eastAsia"/>
        </w:rPr>
        <w:t>系统按统一标准规范任职记录格式，统一字段填写规范、时间格式等，形成标准化工作经历数据清单，为后续任职信息处理提供数据支撑。</w:t>
      </w:r>
    </w:p>
    <w:p w14:paraId="61260AF0">
      <w:pPr>
        <w:pStyle w:val="19"/>
        <w:bidi w:val="0"/>
        <w:ind w:left="0" w:leftChars="0" w:firstLine="0" w:firstLineChars="0"/>
      </w:pPr>
      <w:r>
        <w:rPr>
          <w:lang w:val="en-US" w:eastAsia="zh-CN"/>
        </w:rPr>
        <w:t>任职信息标准化处理</w:t>
      </w:r>
    </w:p>
    <w:p w14:paraId="6277360D">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对学者任职信息进行标准化梳理，明确各条任职记录对应的所在机构、任职时段，关联所在城市、所在国家等字段补充任职背景，为机构与时间匹配提供规范数据支撑。</w:t>
      </w:r>
    </w:p>
    <w:p w14:paraId="2A464403">
      <w:pPr>
        <w:pStyle w:val="2"/>
        <w:keepNext w:val="0"/>
        <w:keepLines w:val="0"/>
        <w:pageBreakBefore w:val="0"/>
        <w:widowControl w:val="0"/>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lang w:eastAsia="zh-CN"/>
        </w:rPr>
        <w:t>（</w:t>
      </w:r>
      <w:r>
        <w:rPr>
          <w:rFonts w:hint="eastAsia"/>
          <w:lang w:val="en-US" w:eastAsia="zh-CN"/>
        </w:rPr>
        <w:t>1）</w:t>
      </w:r>
      <w:r>
        <w:rPr>
          <w:rFonts w:hint="eastAsia"/>
        </w:rPr>
        <w:t>任职信息梳理</w:t>
      </w:r>
    </w:p>
    <w:p w14:paraId="2DE79012">
      <w:pPr>
        <w:pStyle w:val="2"/>
        <w:keepNext w:val="0"/>
        <w:keepLines w:val="0"/>
        <w:pageBreakBefore w:val="0"/>
        <w:widowControl w:val="0"/>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系统自动对每条学者任职记录进行标准化梳理，明确各条记录对应的所在机构（精准关联机构ID）、任职时段（统一格式，明确起止时间），避免模糊表述，确保任职信息清晰可辨。</w:t>
      </w:r>
    </w:p>
    <w:p w14:paraId="6F3E2D29">
      <w:pPr>
        <w:pStyle w:val="2"/>
        <w:keepNext w:val="0"/>
        <w:keepLines w:val="0"/>
        <w:pageBreakBefore w:val="0"/>
        <w:widowControl w:val="0"/>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lang w:eastAsia="zh-CN"/>
        </w:rPr>
        <w:t>（</w:t>
      </w:r>
      <w:r>
        <w:rPr>
          <w:rFonts w:hint="eastAsia"/>
          <w:lang w:val="en-US" w:eastAsia="zh-CN"/>
        </w:rPr>
        <w:t>2</w:t>
      </w:r>
      <w:r>
        <w:rPr>
          <w:rFonts w:hint="eastAsia"/>
          <w:lang w:eastAsia="zh-CN"/>
        </w:rPr>
        <w:t>）</w:t>
      </w:r>
      <w:r>
        <w:rPr>
          <w:rFonts w:hint="eastAsia"/>
        </w:rPr>
        <w:t>任职背景补充</w:t>
      </w:r>
    </w:p>
    <w:p w14:paraId="554C39A2">
      <w:pPr>
        <w:pStyle w:val="2"/>
        <w:keepNext w:val="0"/>
        <w:keepLines w:val="0"/>
        <w:pageBreakBefore w:val="0"/>
        <w:widowControl w:val="0"/>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系统自动关联所在城市、所在国家等辅助字段，补充学者任职背景信息，完善任职记录维度，同时支持用户手动补充其他相关任职背景字段，提升数据完整性。</w:t>
      </w:r>
    </w:p>
    <w:p w14:paraId="649978B6">
      <w:pPr>
        <w:pStyle w:val="2"/>
        <w:keepNext w:val="0"/>
        <w:keepLines w:val="0"/>
        <w:pageBreakBefore w:val="0"/>
        <w:widowControl w:val="0"/>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lang w:eastAsia="zh-CN"/>
        </w:rPr>
        <w:t>（</w:t>
      </w:r>
      <w:r>
        <w:rPr>
          <w:rFonts w:hint="eastAsia"/>
          <w:lang w:val="en-US" w:eastAsia="zh-CN"/>
        </w:rPr>
        <w:t>3</w:t>
      </w:r>
      <w:r>
        <w:rPr>
          <w:rFonts w:hint="eastAsia"/>
          <w:lang w:eastAsia="zh-CN"/>
        </w:rPr>
        <w:t>）</w:t>
      </w:r>
      <w:r>
        <w:rPr>
          <w:rFonts w:hint="eastAsia"/>
        </w:rPr>
        <w:t>标准化校验</w:t>
      </w:r>
    </w:p>
    <w:p w14:paraId="09DF3ACD">
      <w:pPr>
        <w:pStyle w:val="2"/>
        <w:keepNext w:val="0"/>
        <w:keepLines w:val="0"/>
        <w:pageBreakBefore w:val="0"/>
        <w:widowControl w:val="0"/>
        <w:kinsoku/>
        <w:wordWrap/>
        <w:overflowPunct/>
        <w:topLinePunct w:val="0"/>
        <w:autoSpaceDE/>
        <w:autoSpaceDN/>
        <w:bidi w:val="0"/>
        <w:adjustRightInd/>
        <w:snapToGrid/>
        <w:spacing w:before="0" w:beforeAutospacing="0" w:after="0"/>
        <w:ind w:left="0" w:leftChars="0" w:firstLine="560" w:firstLineChars="200"/>
        <w:textAlignment w:val="auto"/>
      </w:pPr>
      <w:r>
        <w:rPr>
          <w:rFonts w:hint="eastAsia"/>
        </w:rPr>
        <w:t>系统按预设标准化规则，对处理后的任职信息进行自动校验，筛选出不符合规范的记录并提醒用户，支持用户单个/批量修正，修正记录留存可追溯，确保为机构与时间匹配提供规范、精准的数据支撑。</w:t>
      </w:r>
    </w:p>
    <w:p w14:paraId="76AA613C">
      <w:pPr>
        <w:pStyle w:val="19"/>
        <w:bidi w:val="0"/>
        <w:ind w:left="0" w:leftChars="0" w:firstLine="0" w:firstLineChars="0"/>
      </w:pPr>
      <w:r>
        <w:rPr>
          <w:lang w:val="en-US" w:eastAsia="zh-CN"/>
        </w:rPr>
        <w:t>同事关系智能推理构建</w:t>
      </w:r>
    </w:p>
    <w:p w14:paraId="3C7F5767">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运用任职时间与机构匹配算法，比对不同学者的任职记录，筛选出同一机构下任职时间存在交集的学者，自动推理构建同事关系，关联双方唯一ID形成结构化同事关系清单，支撑多时段关系追溯。</w:t>
      </w:r>
    </w:p>
    <w:p w14:paraId="1C68C85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（1）</w:t>
      </w:r>
      <w:r>
        <w:rPr>
          <w:rFonts w:hint="default"/>
          <w:lang w:val="en-US" w:eastAsia="zh-CN"/>
        </w:rPr>
        <w:t>算法启用与配置</w:t>
      </w:r>
    </w:p>
    <w:p w14:paraId="0F4F56A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用户可启用系统内置的任职时间与机构匹配算法，支持手动配置算法匹配阈值（如任职时间交集时长），适配不同场景下的同事关系推理需求。</w:t>
      </w:r>
    </w:p>
    <w:p w14:paraId="35C03623">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（2）</w:t>
      </w:r>
      <w:r>
        <w:rPr>
          <w:rFonts w:hint="default"/>
          <w:lang w:val="en-US" w:eastAsia="zh-CN"/>
        </w:rPr>
        <w:t>任职记录比对</w:t>
      </w:r>
    </w:p>
    <w:p w14:paraId="6D13BC04">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系统自动比对不同学者的标准化任职记录，重点比对所在机构（通过机构ID精准匹配，规避重名机构干扰）、任职时段，筛选出同一机构下任职时间存在交集的学者。</w:t>
      </w:r>
    </w:p>
    <w:p w14:paraId="257AC7C3">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（3）</w:t>
      </w:r>
      <w:r>
        <w:rPr>
          <w:rFonts w:hint="default"/>
          <w:lang w:val="en-US" w:eastAsia="zh-CN"/>
        </w:rPr>
        <w:t>同事关系推理与构建</w:t>
      </w:r>
    </w:p>
    <w:p w14:paraId="3FB0B58C">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系统基于比对结果，自动推理构建学者间的同事关系，明确同事关系对应的任职机构与交集时段，确保关系推理精准，支持多时段同事关系分别构建。</w:t>
      </w:r>
    </w:p>
    <w:p w14:paraId="57FEF5A9">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（4）</w:t>
      </w:r>
      <w:r>
        <w:rPr>
          <w:rFonts w:hint="default"/>
          <w:lang w:val="en-US" w:eastAsia="zh-CN"/>
        </w:rPr>
        <w:t>结构化清单生成</w:t>
      </w:r>
    </w:p>
    <w:p w14:paraId="63254A6F">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系统自动关联同事双方的学者唯一ID、任职信息，形成结构化同事关系清单，清单按任职机构、时间排序，支持用户按多条件查询、导出，同时支撑多时段同事关系追溯，满足后续相关分析需求。</w:t>
      </w:r>
    </w:p>
    <w:p w14:paraId="5F1BE855">
      <w:pPr>
        <w:pStyle w:val="10"/>
        <w:bidi w:val="0"/>
        <w:rPr>
          <w:rFonts w:hint="default"/>
          <w:lang w:val="en-US" w:eastAsia="zh-CN"/>
        </w:rPr>
      </w:pPr>
      <w:r>
        <w:rPr>
          <w:rFonts w:hint="default"/>
          <w:lang w:val="en-US" w:eastAsia="zh-CN"/>
        </w:rPr>
        <w:t>关系时段与背景判定</w:t>
      </w:r>
    </w:p>
    <w:p w14:paraId="03BAE0CA">
      <w:pPr>
        <w:bidi w:val="0"/>
        <w:rPr>
          <w:lang w:val="en-US" w:eastAsia="zh-CN"/>
        </w:rPr>
      </w:pPr>
      <w:r>
        <w:rPr>
          <w:lang w:val="en-US" w:eastAsia="zh-CN"/>
        </w:rPr>
        <w:t>提供同事关系时段精准核算、任职背景深度挖掘及背景信息标注功能，结合</w:t>
      </w:r>
      <w:r>
        <w:rPr>
          <w:rFonts w:hint="eastAsia"/>
          <w:lang w:val="en-US" w:eastAsia="zh-CN"/>
        </w:rPr>
        <w:t>相关</w:t>
      </w:r>
      <w:r>
        <w:rPr>
          <w:lang w:val="en-US" w:eastAsia="zh-CN"/>
        </w:rPr>
        <w:t>字段，完成同事关系生效/截止时段判定与具体背景标注，丰富关系维度信息。</w:t>
      </w:r>
    </w:p>
    <w:p w14:paraId="17A13470">
      <w:pPr>
        <w:bidi w:val="0"/>
        <w:rPr>
          <w:rFonts w:hint="default"/>
          <w:lang w:val="en-US"/>
        </w:rPr>
      </w:pPr>
      <w:r>
        <w:rPr>
          <w:rFonts w:hint="default"/>
          <w:lang w:val="en-US" w:eastAsia="zh-CN"/>
        </w:rPr>
        <w:t>关系时段与背景</w:t>
      </w:r>
      <w:r>
        <w:rPr>
          <w:rFonts w:hint="eastAsia"/>
          <w:lang w:val="en-US" w:eastAsia="zh-CN"/>
        </w:rPr>
        <w:t>判定</w:t>
      </w:r>
      <w:r>
        <w:rPr>
          <w:lang w:val="en-US" w:eastAsia="zh-CN"/>
        </w:rPr>
        <w:t>具体功能</w:t>
      </w:r>
      <w:r>
        <w:rPr>
          <w:rFonts w:hint="eastAsia"/>
          <w:lang w:val="en-US" w:eastAsia="zh-CN"/>
        </w:rPr>
        <w:t>包括</w:t>
      </w:r>
      <w:r>
        <w:rPr>
          <w:lang w:val="en-US" w:eastAsia="zh-CN"/>
        </w:rPr>
        <w:t>同事关系时段</w:t>
      </w:r>
      <w:r>
        <w:rPr>
          <w:rFonts w:hint="eastAsia"/>
          <w:lang w:val="en-US" w:eastAsia="zh-CN"/>
        </w:rPr>
        <w:t>核算、</w:t>
      </w:r>
      <w:r>
        <w:rPr>
          <w:lang w:val="en-US" w:eastAsia="zh-CN"/>
        </w:rPr>
        <w:t>任职背景</w:t>
      </w:r>
      <w:r>
        <w:rPr>
          <w:rFonts w:hint="eastAsia"/>
          <w:lang w:val="en-US" w:eastAsia="zh-CN"/>
        </w:rPr>
        <w:t>挖掘、</w:t>
      </w:r>
      <w:r>
        <w:rPr>
          <w:lang w:val="en-US" w:eastAsia="zh-CN"/>
        </w:rPr>
        <w:t>关系背景标注</w:t>
      </w:r>
      <w:r>
        <w:rPr>
          <w:rFonts w:hint="eastAsia"/>
          <w:lang w:val="en-US" w:eastAsia="zh-CN"/>
        </w:rPr>
        <w:t>归档。</w:t>
      </w:r>
    </w:p>
    <w:p w14:paraId="5C3F433F">
      <w:pPr>
        <w:pStyle w:val="19"/>
        <w:bidi w:val="0"/>
        <w:ind w:left="0" w:leftChars="0" w:firstLine="0" w:firstLineChars="0"/>
      </w:pPr>
      <w:r>
        <w:rPr>
          <w:lang w:val="en-US" w:eastAsia="zh-CN"/>
        </w:rPr>
        <w:t>同事关系时段核算</w:t>
      </w:r>
    </w:p>
    <w:p w14:paraId="7AD65314">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基于学者工作经历中的任职时段，精准计算每一对同事关系的生效时间（双方任职交集起始时间）与截止时间（双方任职交集结束时间），生成标准化时段记录，支撑时段维度检索。</w:t>
      </w:r>
    </w:p>
    <w:p w14:paraId="2382200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ascii="Calibri" w:hAnsi="Calibri" w:eastAsia="Songti SC" w:cstheme="minorBidi"/>
          <w:kern w:val="2"/>
          <w:sz w:val="28"/>
          <w:szCs w:val="28"/>
          <w:lang w:val="en-US" w:eastAsia="zh-CN" w:bidi="ar-SA"/>
        </w:rPr>
        <w:t>（1）</w:t>
      </w:r>
      <w:r>
        <w:rPr>
          <w:rFonts w:hint="eastAsia"/>
        </w:rPr>
        <w:t>核算数据关联</w:t>
      </w:r>
    </w:p>
    <w:p w14:paraId="4B4937A9">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用户自主选择需核算的同事关系条目，触发系统自动关联对应学者的标准化任职时段数据，用户手动核验数据匹配结果，对匹配错误的条目进行手动调整、重新关联，确保核算依据准确。</w:t>
      </w:r>
    </w:p>
    <w:p w14:paraId="6642CC48">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ascii="Calibri" w:hAnsi="Calibri" w:eastAsia="Songti SC" w:cstheme="minorBidi"/>
          <w:kern w:val="2"/>
          <w:sz w:val="28"/>
          <w:szCs w:val="28"/>
          <w:lang w:val="en-US" w:eastAsia="zh-CN" w:bidi="ar-SA"/>
        </w:rPr>
        <w:t>（2）</w:t>
      </w:r>
      <w:r>
        <w:rPr>
          <w:rFonts w:hint="eastAsia"/>
        </w:rPr>
        <w:t>时段精准计算</w:t>
      </w:r>
    </w:p>
    <w:p w14:paraId="16B53F9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eastAsia"/>
        </w:rPr>
      </w:pPr>
      <w:r>
        <w:rPr>
          <w:rFonts w:hint="eastAsia"/>
        </w:rPr>
        <w:t>用户提前配置时段核算规则（含无明确截止时间的处理方式），系统基于双方任职时段自动计算同事关系的生效时间与截止时间，用户核验计算明细，修正可能出现的偏差后锁定核算结果。</w:t>
      </w:r>
    </w:p>
    <w:p w14:paraId="360AB44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ascii="Calibri" w:hAnsi="Calibri" w:eastAsia="Songti SC" w:cstheme="minorBidi"/>
          <w:kern w:val="2"/>
          <w:sz w:val="28"/>
          <w:szCs w:val="28"/>
          <w:lang w:val="en-US" w:eastAsia="zh-CN" w:bidi="ar-SA"/>
        </w:rPr>
        <w:t>（3）</w:t>
      </w:r>
      <w:r>
        <w:rPr>
          <w:rFonts w:hint="eastAsia"/>
        </w:rPr>
        <w:t>标准化记录生成</w:t>
      </w:r>
    </w:p>
    <w:p w14:paraId="7FA5D9D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pPr>
      <w:r>
        <w:rPr>
          <w:rFonts w:hint="eastAsia"/>
        </w:rPr>
        <w:t>用户配置时段记录的统一格式，系统按配置生成标准化时段清单，明确标注生效、截止时间及交集时长，用户可按时段范围等维度检索、筛选清单，也可导出用于后续工作。</w:t>
      </w:r>
    </w:p>
    <w:p w14:paraId="6A173F89">
      <w:pPr>
        <w:pStyle w:val="19"/>
        <w:bidi w:val="0"/>
        <w:ind w:left="0" w:leftChars="0" w:firstLine="0" w:firstLineChars="0"/>
      </w:pPr>
      <w:r>
        <w:rPr>
          <w:lang w:val="en-US" w:eastAsia="zh-CN"/>
        </w:rPr>
        <w:t>任职背景挖掘</w:t>
      </w:r>
    </w:p>
    <w:p w14:paraId="17A4906B">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结合学者所在机构、所在机构ID、职称职位等字段，挖掘同事关系发生的具体团队、部门背景，关联所在城市、所在国家字段补充地域背景，完善关系背景信息。</w:t>
      </w:r>
    </w:p>
    <w:p w14:paraId="3438FE01">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ascii="Calibri" w:hAnsi="Calibri" w:eastAsia="Songti SC" w:cstheme="minorBidi"/>
          <w:kern w:val="2"/>
          <w:sz w:val="28"/>
          <w:szCs w:val="28"/>
          <w:lang w:val="en-US" w:eastAsia="zh-CN" w:bidi="ar-SA"/>
        </w:rPr>
        <w:t>（1）</w:t>
      </w:r>
      <w:r>
        <w:rPr>
          <w:rFonts w:hint="eastAsia"/>
        </w:rPr>
        <w:t>核心背景挖掘</w:t>
      </w:r>
    </w:p>
    <w:p w14:paraId="07F89B2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用户配置背景挖掘范围（如团队、部门等维度），选择需挖掘的同事关系条目，系统自动挖掘双方共事的具体团队、部门背景，用户核验挖掘结果，对不准确的信息手动补充、修改。</w:t>
      </w:r>
    </w:p>
    <w:p w14:paraId="79130853">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ascii="Calibri" w:hAnsi="Calibri" w:eastAsia="Songti SC" w:cstheme="minorBidi"/>
          <w:kern w:val="2"/>
          <w:sz w:val="28"/>
          <w:szCs w:val="28"/>
          <w:lang w:val="en-US" w:eastAsia="zh-CN" w:bidi="ar-SA"/>
        </w:rPr>
        <w:t>（2）</w:t>
      </w:r>
      <w:r>
        <w:rPr>
          <w:rFonts w:hint="eastAsia"/>
        </w:rPr>
        <w:t>地域背景补充</w:t>
      </w:r>
    </w:p>
    <w:p w14:paraId="18550101">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eastAsia"/>
        </w:rPr>
      </w:pPr>
      <w:r>
        <w:rPr>
          <w:rFonts w:hint="eastAsia"/>
        </w:rPr>
        <w:t>用户配置需补充的地域相关字段，系统自动关联学者任职记录中的所在城市、国家等信息，用户手动补充、修正缺失或错误内容，进一步完善背景信息。</w:t>
      </w:r>
    </w:p>
    <w:p w14:paraId="35791330">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ascii="Calibri" w:hAnsi="Calibri" w:eastAsia="Songti SC" w:cstheme="minorBidi"/>
          <w:kern w:val="2"/>
          <w:sz w:val="28"/>
          <w:szCs w:val="28"/>
          <w:lang w:val="en-US" w:eastAsia="zh-CN" w:bidi="ar-SA"/>
        </w:rPr>
        <w:t>（3）</w:t>
      </w:r>
      <w:r>
        <w:rPr>
          <w:rFonts w:hint="eastAsia"/>
        </w:rPr>
        <w:t>背景信息核验</w:t>
      </w:r>
    </w:p>
    <w:p w14:paraId="4325C224">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pPr>
      <w:r>
        <w:rPr>
          <w:rFonts w:hint="eastAsia"/>
        </w:rPr>
        <w:t>用户发起背景信息核验操作，配置无效信息判定规则，系统自动剔除错误、无效数据，用户核验核验明细，修正偏差后锁定背景信息，确保挖掘结果可用。</w:t>
      </w:r>
    </w:p>
    <w:p w14:paraId="2EC72BE9">
      <w:pPr>
        <w:pStyle w:val="19"/>
        <w:bidi w:val="0"/>
        <w:ind w:left="0" w:leftChars="0" w:firstLine="0" w:firstLineChars="0"/>
      </w:pPr>
      <w:r>
        <w:rPr>
          <w:lang w:val="en-US" w:eastAsia="zh-CN"/>
        </w:rPr>
        <w:t>关系背景标注归档</w:t>
      </w:r>
    </w:p>
    <w:p w14:paraId="0DA26617">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为每一条同事关系标注生效/截止时段、具体任职机构、团队/部门背景及地域背景，关联双方学者唯一ID与任职记录，形成可追溯的结构化同事关系背景档案，支撑后续协作成果关联。</w:t>
      </w:r>
    </w:p>
    <w:p w14:paraId="4F43FB3D">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（1）</w:t>
      </w:r>
      <w:r>
        <w:rPr>
          <w:rFonts w:hint="default"/>
          <w:lang w:val="en-US" w:eastAsia="zh-CN"/>
        </w:rPr>
        <w:t>全维度背景标注</w:t>
      </w:r>
    </w:p>
    <w:p w14:paraId="0446B829">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default"/>
          <w:lang w:val="en-US" w:eastAsia="zh-CN"/>
        </w:rPr>
      </w:pPr>
      <w:r>
        <w:rPr>
          <w:rFonts w:hint="default"/>
          <w:lang w:val="en-US" w:eastAsia="zh-CN"/>
        </w:rPr>
        <w:t>用户配置背景标注规则与表述规范，选择需标注的同事关系条目，系统关联时段核算、背景挖掘结果完成全维度标注，用户核验标注内容，修正错误、补充缺失信息。</w:t>
      </w:r>
    </w:p>
    <w:p w14:paraId="1E8D098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（2）</w:t>
      </w:r>
      <w:r>
        <w:rPr>
          <w:rFonts w:hint="default"/>
          <w:lang w:val="en-US" w:eastAsia="zh-CN"/>
        </w:rPr>
        <w:t>关联信息绑定</w:t>
      </w:r>
    </w:p>
    <w:p w14:paraId="00E5C175">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用户配置需绑定的信息维度（如学者唯一ID、任职记录ID），系统自动完成同事关系与相关信息的精准绑定，用户核验绑定结果，调整错误绑定条目。</w:t>
      </w:r>
    </w:p>
    <w:p w14:paraId="673CE30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default"/>
          <w:lang w:val="en-US" w:eastAsia="zh-CN"/>
        </w:rPr>
      </w:pPr>
      <w:r>
        <w:rPr>
          <w:rFonts w:hint="default" w:ascii="Calibri" w:hAnsi="Calibri" w:eastAsia="Songti SC" w:cstheme="minorBidi"/>
          <w:kern w:val="2"/>
          <w:sz w:val="28"/>
          <w:szCs w:val="28"/>
          <w:lang w:val="en-US" w:eastAsia="zh-CN" w:bidi="ar-SA"/>
        </w:rPr>
        <w:t>（3）</w:t>
      </w:r>
      <w:r>
        <w:rPr>
          <w:rFonts w:hint="default"/>
          <w:lang w:val="en-US" w:eastAsia="zh-CN"/>
        </w:rPr>
        <w:t>结构化归档生成</w:t>
      </w:r>
    </w:p>
    <w:p w14:paraId="5FF8E1B3">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default"/>
          <w:lang w:val="en-US" w:eastAsia="zh-CN"/>
        </w:rPr>
        <w:t>用户配置归档分类规则与文件格式，系统整合所有标注信息生成结构化归档档案，用户可按多条件查询、筛选档案，导出文件并复用档案数据支撑后续协作成果关联。</w:t>
      </w:r>
    </w:p>
    <w:p w14:paraId="6C19B2A8">
      <w:pPr>
        <w:pStyle w:val="10"/>
        <w:bidi w:val="0"/>
        <w:rPr>
          <w:rFonts w:hint="default"/>
          <w:lang w:val="en-US" w:eastAsia="zh-CN"/>
        </w:rPr>
      </w:pPr>
      <w:r>
        <w:rPr>
          <w:rFonts w:hint="default"/>
          <w:lang w:val="en-US" w:eastAsia="zh-CN"/>
        </w:rPr>
        <w:t>同事期间协作关联</w:t>
      </w:r>
    </w:p>
    <w:p w14:paraId="51D2BC70">
      <w:pPr>
        <w:bidi w:val="0"/>
        <w:rPr>
          <w:lang w:val="en-US" w:eastAsia="zh-CN"/>
        </w:rPr>
      </w:pPr>
      <w:r>
        <w:rPr>
          <w:lang w:val="en-US" w:eastAsia="zh-CN"/>
        </w:rPr>
        <w:t>提供同事时段成果检索、协作成果匹配及成果关联展示功能，联动论文、专利相关字段，自动关联同事关系存续期间的共同合作成果，实现关系与成果的联动呈现。</w:t>
      </w:r>
    </w:p>
    <w:p w14:paraId="32D38065">
      <w:pPr>
        <w:bidi w:val="0"/>
        <w:rPr>
          <w:rFonts w:hint="default"/>
          <w:lang w:val="en-US"/>
        </w:rPr>
      </w:pPr>
      <w:r>
        <w:rPr>
          <w:rFonts w:hint="default"/>
          <w:lang w:val="en-US" w:eastAsia="zh-CN"/>
        </w:rPr>
        <w:t>同事期间协作</w:t>
      </w:r>
      <w:r>
        <w:rPr>
          <w:rFonts w:hint="eastAsia"/>
          <w:lang w:val="en-US" w:eastAsia="zh-CN"/>
        </w:rPr>
        <w:t>关联</w:t>
      </w:r>
      <w:r>
        <w:rPr>
          <w:lang w:val="en-US" w:eastAsia="zh-CN"/>
        </w:rPr>
        <w:t>具体功能</w:t>
      </w:r>
      <w:r>
        <w:rPr>
          <w:rFonts w:hint="eastAsia"/>
          <w:lang w:val="en-US" w:eastAsia="zh-CN"/>
        </w:rPr>
        <w:t>包括</w:t>
      </w:r>
      <w:r>
        <w:rPr>
          <w:lang w:val="en-US" w:eastAsia="zh-CN"/>
        </w:rPr>
        <w:t>协作成果精准</w:t>
      </w:r>
      <w:r>
        <w:rPr>
          <w:rFonts w:hint="eastAsia"/>
          <w:lang w:val="en-US" w:eastAsia="zh-CN"/>
        </w:rPr>
        <w:t>检索、</w:t>
      </w:r>
      <w:r>
        <w:rPr>
          <w:lang w:val="en-US" w:eastAsia="zh-CN"/>
        </w:rPr>
        <w:t>成果关联匹配</w:t>
      </w:r>
      <w:r>
        <w:rPr>
          <w:rFonts w:hint="eastAsia"/>
          <w:lang w:val="en-US" w:eastAsia="zh-CN"/>
        </w:rPr>
        <w:t>校验、</w:t>
      </w:r>
      <w:r>
        <w:rPr>
          <w:lang w:val="en-US" w:eastAsia="zh-CN"/>
        </w:rPr>
        <w:t>协作成果联动展示</w:t>
      </w:r>
      <w:r>
        <w:rPr>
          <w:rFonts w:hint="eastAsia"/>
          <w:lang w:val="en-US" w:eastAsia="zh-CN"/>
        </w:rPr>
        <w:t>适配。</w:t>
      </w:r>
    </w:p>
    <w:p w14:paraId="03F3BAA5">
      <w:pPr>
        <w:pStyle w:val="19"/>
        <w:bidi w:val="0"/>
        <w:ind w:left="0" w:leftChars="0" w:firstLine="0" w:firstLineChars="0"/>
      </w:pPr>
      <w:r>
        <w:rPr>
          <w:lang w:val="en-US" w:eastAsia="zh-CN"/>
        </w:rPr>
        <w:t>协作成果精准检索</w:t>
      </w:r>
    </w:p>
    <w:p w14:paraId="14DF7CA6">
      <w:pPr>
        <w:bidi w:val="0"/>
        <w:rPr>
          <w:lang w:val="en-US" w:eastAsia="zh-CN"/>
        </w:rPr>
      </w:pPr>
      <w:r>
        <w:rPr>
          <w:lang w:val="en-US" w:eastAsia="zh-CN"/>
        </w:rPr>
        <w:t>基于同事关系的生效与截止时段，检索该时段内双方共同参与的论文、专利成果，关联学者唯一ID、论文作者-唯一ID、专利申请人/专利权人等字段，完成成果初步筛选。</w:t>
      </w:r>
    </w:p>
    <w:p w14:paraId="7B2E1CC5">
      <w:pPr>
        <w:numPr>
          <w:ilvl w:val="0"/>
          <w:numId w:val="0"/>
        </w:numPr>
        <w:bidi w:val="0"/>
        <w:ind w:firstLine="560" w:firstLineChars="200"/>
        <w:rPr>
          <w:rFonts w:hint="eastAsia"/>
          <w:lang w:val="en-US" w:eastAsia="zh-CN"/>
        </w:rPr>
      </w:pPr>
      <w:r>
        <w:rPr>
          <w:rFonts w:hint="eastAsia" w:ascii="Arial" w:hAnsi="Arial" w:eastAsia="Songti SC" w:cstheme="minorBidi"/>
          <w:kern w:val="2"/>
          <w:sz w:val="28"/>
          <w:szCs w:val="24"/>
          <w:lang w:val="en-US" w:eastAsia="zh-CN" w:bidi="ar-SA"/>
        </w:rPr>
        <w:t>（1）</w:t>
      </w:r>
      <w:r>
        <w:rPr>
          <w:rFonts w:hint="eastAsia"/>
          <w:lang w:val="en-US" w:eastAsia="zh-CN"/>
        </w:rPr>
        <w:t>检索范围确定</w:t>
      </w:r>
    </w:p>
    <w:p w14:paraId="7145CB66">
      <w:pPr>
        <w:numPr>
          <w:ilvl w:val="0"/>
          <w:numId w:val="0"/>
        </w:numPr>
        <w:bidi w:val="0"/>
        <w:ind w:firstLine="560" w:firstLineChars="0"/>
        <w:rPr>
          <w:rFonts w:hint="eastAsia"/>
          <w:lang w:val="en-US" w:eastAsia="zh-CN"/>
        </w:rPr>
      </w:pPr>
      <w:r>
        <w:rPr>
          <w:rFonts w:hint="eastAsia"/>
          <w:lang w:val="en-US" w:eastAsia="zh-CN"/>
        </w:rPr>
        <w:t>用户选择目标同事关系条目，系统自动关联该同事关系的生效与截止时段，用户可确认时段范围，也可手动微调检索时段，确保检索时段精准。</w:t>
      </w:r>
    </w:p>
    <w:p w14:paraId="51E21287">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（2）</w:t>
      </w:r>
      <w:r>
        <w:rPr>
          <w:rFonts w:hint="eastAsia"/>
          <w:lang w:val="en-US" w:eastAsia="zh-CN"/>
        </w:rPr>
        <w:t>成果检索触发</w:t>
      </w:r>
    </w:p>
    <w:p w14:paraId="36FDDF48">
      <w:pPr>
        <w:numPr>
          <w:ilvl w:val="0"/>
          <w:numId w:val="0"/>
        </w:numPr>
        <w:bidi w:val="0"/>
        <w:ind w:firstLine="560" w:firstLineChars="0"/>
        <w:rPr>
          <w:rFonts w:hint="eastAsia"/>
          <w:lang w:val="en-US" w:eastAsia="zh-CN"/>
        </w:rPr>
      </w:pPr>
      <w:r>
        <w:rPr>
          <w:rFonts w:hint="eastAsia"/>
          <w:lang w:val="en-US" w:eastAsia="zh-CN"/>
        </w:rPr>
        <w:t>用户发起检索操作，系统基于确定的时段，检索该时段内双方共同参与的论文、专利成果，同时自动关联学者唯一ID、论文作者-唯一ID、专利申请人/专利权人等核心字段。</w:t>
      </w:r>
    </w:p>
    <w:p w14:paraId="30B5B950">
      <w:pPr>
        <w:numPr>
          <w:ilvl w:val="0"/>
          <w:numId w:val="0"/>
        </w:numPr>
        <w:bidi w:val="0"/>
        <w:ind w:left="0" w:leftChars="0" w:firstLine="560" w:firstLineChars="200"/>
        <w:rPr>
          <w:rFonts w:hint="eastAsia"/>
          <w:lang w:val="en-US" w:eastAsia="zh-CN"/>
        </w:rPr>
      </w:pPr>
      <w:r>
        <w:rPr>
          <w:rFonts w:hint="eastAsia" w:ascii="Arial" w:hAnsi="Arial" w:eastAsia="Songti SC" w:cstheme="minorBidi"/>
          <w:kern w:val="2"/>
          <w:sz w:val="28"/>
          <w:szCs w:val="24"/>
          <w:lang w:val="en-US" w:eastAsia="zh-CN" w:bidi="ar-SA"/>
        </w:rPr>
        <w:t>（3）</w:t>
      </w:r>
      <w:r>
        <w:rPr>
          <w:rFonts w:hint="eastAsia"/>
          <w:lang w:val="en-US" w:eastAsia="zh-CN"/>
        </w:rPr>
        <w:t>初步筛选完成</w:t>
      </w:r>
    </w:p>
    <w:p w14:paraId="6EBE6384">
      <w:pPr>
        <w:numPr>
          <w:ilvl w:val="0"/>
          <w:numId w:val="0"/>
        </w:numPr>
        <w:bidi w:val="0"/>
        <w:ind w:firstLine="560" w:firstLineChars="0"/>
      </w:pPr>
      <w:r>
        <w:rPr>
          <w:rFonts w:hint="eastAsia"/>
          <w:lang w:val="en-US" w:eastAsia="zh-CN"/>
        </w:rPr>
        <w:t>系统根据关联字段完成成果初步筛选，筛选结果按成果类型（论文、专利）分类展示，用户可快速查看检索结果，为后续校验工作奠定基础。</w:t>
      </w:r>
    </w:p>
    <w:p w14:paraId="1CAC503D">
      <w:pPr>
        <w:pStyle w:val="19"/>
        <w:bidi w:val="0"/>
        <w:ind w:left="0" w:leftChars="0" w:firstLine="0" w:firstLineChars="0"/>
      </w:pPr>
      <w:r>
        <w:rPr>
          <w:lang w:val="en-US" w:eastAsia="zh-CN"/>
        </w:rPr>
        <w:t>成果关联匹配校验</w:t>
      </w:r>
    </w:p>
    <w:p w14:paraId="59ADBB0D">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对检索到的成果进行匹配校验，结合论文作者-姓名、专利申请人等字段确认双方共同参与身份，剔除误关联成果，确保协作成果的准确性，完成成果分类整理。</w:t>
      </w:r>
    </w:p>
    <w:p w14:paraId="3DCBF18C">
      <w:pPr>
        <w:pStyle w:val="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校验规则配置</w:t>
      </w:r>
    </w:p>
    <w:p w14:paraId="2B6E7804">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用户可配置成果匹配校验规则，明确身份确认的核心字段（如论文作者-姓名、专利申请人匹配标准），适配不同校验需求。</w:t>
      </w:r>
    </w:p>
    <w:p w14:paraId="3E595D89">
      <w:pPr>
        <w:pStyle w:val="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rPr>
        <w:t>身份确认与误关联剔除</w:t>
      </w:r>
    </w:p>
    <w:p w14:paraId="4D41E510">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eastAsia"/>
        </w:rPr>
      </w:pPr>
      <w:r>
        <w:rPr>
          <w:rFonts w:hint="eastAsia"/>
        </w:rPr>
        <w:t>系统结合配置规则，通过论文作者-姓名、专利申请人等字段，确认双方共同参与成果的身份，自动标记疑似误关联成果；用户核验校验结果，手动剔除确认为误关联的成果，确保协作成果准确性。</w:t>
      </w:r>
    </w:p>
    <w:p w14:paraId="43BEB20D">
      <w:pPr>
        <w:pStyle w:val="2"/>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rPr>
        <w:t>成果分类整理</w:t>
      </w:r>
    </w:p>
    <w:p w14:paraId="5322B662">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pPr>
      <w:r>
        <w:rPr>
          <w:rFonts w:hint="eastAsia"/>
        </w:rPr>
        <w:t>校验完成后，用户可配置分类规则，系统按成果类型、发表/授权时间等维度，对有效协作成果进行分类整理，生成规范的成果清单，支持用户查看与后续复用。</w:t>
      </w:r>
    </w:p>
    <w:p w14:paraId="2857CACC">
      <w:pPr>
        <w:pStyle w:val="19"/>
        <w:bidi w:val="0"/>
        <w:ind w:left="0" w:leftChars="0" w:firstLine="0" w:firstLineChars="0"/>
      </w:pPr>
      <w:r>
        <w:rPr>
          <w:lang w:val="en-US" w:eastAsia="zh-CN"/>
        </w:rPr>
        <w:t>协作成果联动展示适配</w:t>
      </w:r>
    </w:p>
    <w:p w14:paraId="1EBE6982">
      <w:pPr>
        <w:keepNext w:val="0"/>
        <w:keepLines w:val="0"/>
        <w:pageBreakBefore w:val="0"/>
        <w:widowControl w:val="0"/>
        <w:kinsoku/>
        <w:wordWrap/>
        <w:overflowPunct/>
        <w:topLinePunct w:val="0"/>
        <w:autoSpaceDE/>
        <w:autoSpaceDN/>
        <w:bidi w:val="0"/>
        <w:adjustRightInd/>
        <w:snapToGrid/>
        <w:spacing w:beforeAutospacing="0"/>
        <w:ind w:firstLine="560" w:firstLineChars="200"/>
        <w:textAlignment w:val="auto"/>
        <w:rPr>
          <w:lang w:val="en-US" w:eastAsia="zh-CN"/>
        </w:rPr>
      </w:pPr>
      <w:r>
        <w:rPr>
          <w:lang w:val="en-US" w:eastAsia="zh-CN"/>
        </w:rPr>
        <w:t>关联同事关系信息与共同合作成果，整合论文标题、专利中文/英文标题、成果唯一标识符（论文唯一ID、专利申请号/授权号）等信息，输出标准化联动数据，支撑同事关系与协作成果同步展示。</w:t>
      </w:r>
    </w:p>
    <w:p w14:paraId="2A99C627">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ascii="Calibri" w:hAnsi="Calibri" w:eastAsia="Songti SC" w:cstheme="minorBidi"/>
          <w:kern w:val="2"/>
          <w:sz w:val="28"/>
          <w:szCs w:val="28"/>
          <w:lang w:val="en-US" w:eastAsia="zh-CN" w:bidi="ar-SA"/>
        </w:rPr>
        <w:t>（1）</w:t>
      </w:r>
      <w:r>
        <w:rPr>
          <w:rFonts w:hint="eastAsia"/>
        </w:rPr>
        <w:t>信息关联整合</w:t>
      </w:r>
    </w:p>
    <w:p w14:paraId="4394E97B">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200"/>
        <w:textAlignment w:val="auto"/>
        <w:rPr>
          <w:rFonts w:hint="eastAsia"/>
        </w:rPr>
      </w:pPr>
      <w:r>
        <w:rPr>
          <w:rFonts w:hint="eastAsia"/>
        </w:rPr>
        <w:t>用户配置需关联的信息维度，系统自动关联目标同事关系信息与对应共同合作成果，整合论文标题、专利中文/英文标题、成果唯一标识符等核心信息，确保信息完整。</w:t>
      </w:r>
    </w:p>
    <w:p w14:paraId="3DF2A826">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ascii="Calibri" w:hAnsi="Calibri" w:eastAsia="Songti SC" w:cstheme="minorBidi"/>
          <w:kern w:val="2"/>
          <w:sz w:val="28"/>
          <w:szCs w:val="28"/>
          <w:lang w:val="en-US" w:eastAsia="zh-CN" w:bidi="ar-SA"/>
        </w:rPr>
        <w:t>（2）</w:t>
      </w:r>
      <w:r>
        <w:rPr>
          <w:rFonts w:hint="eastAsia"/>
        </w:rPr>
        <w:t>标准化数据输出</w:t>
      </w:r>
    </w:p>
    <w:p w14:paraId="1CF78397">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eastAsia"/>
        </w:rPr>
      </w:pPr>
      <w:r>
        <w:rPr>
          <w:rFonts w:hint="eastAsia"/>
        </w:rPr>
        <w:t>用户配置数据输出格式与规范，系统按配置生成标准化联动数据，明确关联同事关系ID、成果信息及关联时段，确保数据格式统一、可适配展示需求。</w:t>
      </w:r>
    </w:p>
    <w:p w14:paraId="7C8B90EC">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left="0" w:leftChars="0" w:firstLine="560" w:firstLineChars="200"/>
        <w:textAlignment w:val="auto"/>
        <w:rPr>
          <w:rFonts w:hint="eastAsia"/>
        </w:rPr>
      </w:pPr>
      <w:r>
        <w:rPr>
          <w:rFonts w:hint="eastAsia" w:ascii="Calibri" w:hAnsi="Calibri" w:eastAsia="Songti SC" w:cstheme="minorBidi"/>
          <w:kern w:val="2"/>
          <w:sz w:val="28"/>
          <w:szCs w:val="28"/>
          <w:lang w:val="en-US" w:eastAsia="zh-CN" w:bidi="ar-SA"/>
        </w:rPr>
        <w:t>（3）</w:t>
      </w:r>
      <w:r>
        <w:rPr>
          <w:rFonts w:hint="eastAsia"/>
        </w:rPr>
        <w:t>展示支撑适配</w:t>
      </w:r>
    </w:p>
    <w:p w14:paraId="52066F6E">
      <w:pPr>
        <w:pStyle w:val="2"/>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ind w:firstLine="560" w:firstLineChars="0"/>
        <w:textAlignment w:val="auto"/>
        <w:rPr>
          <w:rFonts w:hint="default"/>
          <w:lang w:val="en-US" w:eastAsia="zh-CN"/>
        </w:rPr>
      </w:pPr>
      <w:r>
        <w:rPr>
          <w:rFonts w:hint="eastAsia"/>
        </w:rPr>
        <w:t>输出的标准化联动数据可直接复用，用户可将其与同事关系信息关联配置，支撑同事关系与协作成果同步展示，方便快速查看二者关联关系，贴合整体功能应用需求。</w:t>
      </w:r>
    </w:p>
    <w:p w14:paraId="242C4689">
      <w:pPr>
        <w:pStyle w:val="9"/>
        <w:bidi w:val="0"/>
        <w:rPr>
          <w:rFonts w:hint="default"/>
          <w:lang w:val="en-US" w:eastAsia="zh-CN"/>
        </w:rPr>
      </w:pPr>
      <w:r>
        <w:rPr>
          <w:rFonts w:hint="default"/>
          <w:lang w:val="en-US" w:eastAsia="zh-CN"/>
        </w:rPr>
        <w:t>科技专家校友关系</w:t>
      </w:r>
    </w:p>
    <w:p w14:paraId="3B559E22">
      <w:pPr>
        <w:keepNext w:val="0"/>
        <w:keepLines w:val="0"/>
        <w:pageBreakBefore w:val="0"/>
        <w:widowControl w:val="0"/>
        <w:kinsoku/>
        <w:wordWrap/>
        <w:overflowPunct/>
        <w:topLinePunct w:val="0"/>
        <w:autoSpaceDE/>
        <w:autoSpaceDN/>
        <w:bidi w:val="0"/>
        <w:adjustRightInd/>
        <w:snapToGrid/>
        <w:spacing w:beforeAutospacing="0"/>
        <w:textAlignment w:val="auto"/>
        <w:rPr>
          <w:rFonts w:hint="default"/>
          <w:lang w:val="en-US" w:eastAsia="zh-CN"/>
        </w:rPr>
      </w:pPr>
      <w:r>
        <w:rPr>
          <w:rFonts w:hint="default"/>
          <w:lang w:val="en-US" w:eastAsia="zh-CN"/>
        </w:rPr>
        <w:t>科技专家校友关系是挖掘校友圈层价值、拓展跨场景学术协作的特色模块，其核心作用在于搭建标准化校友关联体系，呈现校友学术与职业互动全景。在跨场景人才协作日益频繁的背景下，该能力通过融合教育信息标准化、校友关系精准匹配、细分关系分类及互动成果整合等能力，将分散的校友数据转化为可挖掘、可利用的协作资源，系统解决院校名称不规范、校友关系难界定、互动轨迹分散等问题，为校友协作潜力挖掘与人才圈层构建提供支撑。</w:t>
      </w:r>
    </w:p>
    <w:p w14:paraId="44B34BA1">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lang w:val="en-US" w:eastAsia="zh-CN"/>
        </w:rPr>
      </w:pPr>
      <w:r>
        <w:rPr>
          <w:rFonts w:hint="default"/>
          <w:lang w:val="en-US" w:eastAsia="zh-CN"/>
        </w:rPr>
        <w:t>科技专家校友关系</w:t>
      </w:r>
      <w:r>
        <w:rPr>
          <w:rFonts w:hint="eastAsia"/>
          <w:lang w:val="en-US" w:eastAsia="zh-CN"/>
        </w:rPr>
        <w:t>具体功能包括校友关系识别构建、关系细分与维度记录、校友互动关联。</w:t>
      </w:r>
    </w:p>
    <w:p w14:paraId="1F505AD1">
      <w:pPr>
        <w:pStyle w:val="10"/>
        <w:bidi w:val="0"/>
        <w:rPr>
          <w:rFonts w:hint="default"/>
          <w:lang w:val="en-US" w:eastAsia="zh-CN"/>
        </w:rPr>
      </w:pPr>
      <w:r>
        <w:rPr>
          <w:rFonts w:hint="default"/>
          <w:lang w:val="en-US" w:eastAsia="zh-CN"/>
        </w:rPr>
        <w:t>校友关系识别构建</w:t>
      </w:r>
    </w:p>
    <w:p w14:paraId="167865EA">
      <w:pPr>
        <w:bidi w:val="0"/>
        <w:rPr>
          <w:lang w:val="en-US" w:eastAsia="zh-CN"/>
        </w:rPr>
      </w:pPr>
      <w:r>
        <w:rPr>
          <w:lang w:val="en-US" w:eastAsia="zh-CN"/>
        </w:rPr>
        <w:t>提供学者教育经历数据整合、教育信息标准化及校友关系智能识别构建功能，</w:t>
      </w:r>
      <w:r>
        <w:rPr>
          <w:rFonts w:hint="eastAsia"/>
          <w:lang w:val="en-US" w:eastAsia="zh-CN"/>
        </w:rPr>
        <w:t>结合</w:t>
      </w:r>
      <w:r>
        <w:rPr>
          <w:lang w:val="en-US" w:eastAsia="zh-CN"/>
        </w:rPr>
        <w:t>学者教育经历等全量字段，通过院校与时间匹配算法，精准识别并构建专家间的校友关系。</w:t>
      </w:r>
    </w:p>
    <w:p w14:paraId="0D62734F">
      <w:pPr>
        <w:bidi w:val="0"/>
        <w:rPr>
          <w:rFonts w:hint="default"/>
          <w:lang w:val="en-US"/>
        </w:rPr>
      </w:pPr>
      <w:r>
        <w:rPr>
          <w:rFonts w:hint="default"/>
          <w:lang w:val="en-US" w:eastAsia="zh-CN"/>
        </w:rPr>
        <w:t>校友关系识别</w:t>
      </w:r>
      <w:r>
        <w:rPr>
          <w:rFonts w:hint="eastAsia"/>
          <w:lang w:val="en-US" w:eastAsia="zh-CN"/>
        </w:rPr>
        <w:t>构建</w:t>
      </w:r>
      <w:r>
        <w:rPr>
          <w:lang w:val="en-US" w:eastAsia="zh-CN"/>
        </w:rPr>
        <w:t>具体功能</w:t>
      </w:r>
      <w:r>
        <w:rPr>
          <w:rFonts w:hint="eastAsia"/>
          <w:lang w:val="en-US" w:eastAsia="zh-CN"/>
        </w:rPr>
        <w:t>包括</w:t>
      </w:r>
      <w:r>
        <w:rPr>
          <w:lang w:val="en-US" w:eastAsia="zh-CN"/>
        </w:rPr>
        <w:t>教育经历数据</w:t>
      </w:r>
      <w:r>
        <w:rPr>
          <w:rFonts w:hint="eastAsia"/>
          <w:lang w:val="en-US" w:eastAsia="zh-CN"/>
        </w:rPr>
        <w:t>整合、</w:t>
      </w:r>
      <w:r>
        <w:rPr>
          <w:lang w:val="en-US" w:eastAsia="zh-CN"/>
        </w:rPr>
        <w:t>教育信息标准化</w:t>
      </w:r>
      <w:r>
        <w:rPr>
          <w:rFonts w:hint="eastAsia"/>
          <w:lang w:val="en-US" w:eastAsia="zh-CN"/>
        </w:rPr>
        <w:t>处理、</w:t>
      </w:r>
      <w:r>
        <w:rPr>
          <w:lang w:val="en-US" w:eastAsia="zh-CN"/>
        </w:rPr>
        <w:t>校友关系智能识别</w:t>
      </w:r>
      <w:r>
        <w:rPr>
          <w:rFonts w:hint="eastAsia"/>
          <w:lang w:val="en-US" w:eastAsia="zh-CN"/>
        </w:rPr>
        <w:t>构建。</w:t>
      </w:r>
    </w:p>
    <w:p w14:paraId="78C599DB">
      <w:pPr>
        <w:pStyle w:val="19"/>
        <w:bidi w:val="0"/>
        <w:ind w:left="0" w:leftChars="0" w:firstLine="0" w:firstLineChars="0"/>
      </w:pPr>
      <w:r>
        <w:rPr>
          <w:lang w:val="en-US" w:eastAsia="zh-CN"/>
        </w:rPr>
        <w:t>教育经历数据整合</w:t>
      </w:r>
    </w:p>
    <w:p w14:paraId="530CC85B">
      <w:pPr>
        <w:bidi w:val="0"/>
        <w:rPr>
          <w:lang w:val="en-US" w:eastAsia="zh-CN"/>
        </w:rPr>
      </w:pPr>
      <w:r>
        <w:rPr>
          <w:lang w:val="en-US" w:eastAsia="zh-CN"/>
        </w:rPr>
        <w:t>提取学者唯一ID、姓名、教育经历字段数据，批量采集并整合千万级学者的教育背景信息，完成数据清洗、重复数据剔除，同步关联所在国家、城市字段补充院校地域信息，规范教育记录格式。</w:t>
      </w:r>
    </w:p>
    <w:p w14:paraId="5EAAE8E0">
      <w:pPr>
        <w:bidi w:val="0"/>
        <w:rPr>
          <w:rFonts w:hint="eastAsia"/>
          <w:lang w:val="en-US" w:eastAsia="zh-CN"/>
        </w:rPr>
      </w:pPr>
      <w:r>
        <w:rPr>
          <w:rFonts w:hint="eastAsia"/>
          <w:lang w:val="en-US" w:eastAsia="zh-CN"/>
        </w:rPr>
        <w:t>（1）核心字段提取</w:t>
      </w:r>
    </w:p>
    <w:p w14:paraId="121AF45C">
      <w:pPr>
        <w:bidi w:val="0"/>
        <w:rPr>
          <w:rFonts w:hint="eastAsia"/>
          <w:lang w:val="en-US" w:eastAsia="zh-CN"/>
        </w:rPr>
      </w:pPr>
      <w:r>
        <w:rPr>
          <w:rFonts w:hint="eastAsia"/>
          <w:lang w:val="en-US" w:eastAsia="zh-CN"/>
        </w:rPr>
        <w:t>用户配置需提取的核心字段，系统自动提取学者唯一ID、姓名、教育经历等字段数据，用户可核验提取结果，手动补充缺失字段信息，确保数据提取全面。</w:t>
      </w:r>
    </w:p>
    <w:p w14:paraId="525A398A">
      <w:pPr>
        <w:bidi w:val="0"/>
        <w:rPr>
          <w:rFonts w:hint="eastAsia"/>
          <w:lang w:val="en-US" w:eastAsia="zh-CN"/>
        </w:rPr>
      </w:pPr>
      <w:r>
        <w:rPr>
          <w:rFonts w:hint="eastAsia"/>
          <w:lang w:val="en-US" w:eastAsia="zh-CN"/>
        </w:rPr>
        <w:t>（2）批量数据采集与整合</w:t>
      </w:r>
    </w:p>
    <w:p w14:paraId="5C943787">
      <w:pPr>
        <w:bidi w:val="0"/>
        <w:rPr>
          <w:rFonts w:hint="eastAsia"/>
          <w:lang w:val="en-US" w:eastAsia="zh-CN"/>
        </w:rPr>
      </w:pPr>
      <w:r>
        <w:rPr>
          <w:rFonts w:hint="eastAsia"/>
          <w:lang w:val="en-US" w:eastAsia="zh-CN"/>
        </w:rPr>
        <w:t>用户可启动批量采集功能，系统同步采集并整合千万级学者的教育背景信息，支持增量与全量采集两种模式，用户可按学者唯一ID分类核对整合结果。</w:t>
      </w:r>
    </w:p>
    <w:p w14:paraId="0E98323B">
      <w:pPr>
        <w:bidi w:val="0"/>
        <w:rPr>
          <w:rFonts w:hint="eastAsia"/>
          <w:lang w:val="en-US" w:eastAsia="zh-CN"/>
        </w:rPr>
      </w:pPr>
      <w:r>
        <w:rPr>
          <w:rFonts w:hint="eastAsia"/>
          <w:lang w:val="en-US" w:eastAsia="zh-CN"/>
        </w:rPr>
        <w:t>（3）数据清洗与规范</w:t>
      </w:r>
    </w:p>
    <w:p w14:paraId="7501EA53">
      <w:pPr>
        <w:bidi w:val="0"/>
      </w:pPr>
      <w:r>
        <w:rPr>
          <w:rFonts w:hint="eastAsia"/>
          <w:lang w:val="en-US" w:eastAsia="zh-CN"/>
        </w:rPr>
        <w:t>用户配置数据清洗规则，系统自动完成数据清洗、重复数据剔除，同时关联所在国家、城市字段补充院校地域信息；用户核验清洗结果，修正错误数据，系统按统一标准规范教育记录格式。</w:t>
      </w:r>
    </w:p>
    <w:p w14:paraId="467FAF55">
      <w:pPr>
        <w:pStyle w:val="19"/>
        <w:bidi w:val="0"/>
        <w:ind w:left="0" w:leftChars="0" w:firstLine="0" w:firstLineChars="0"/>
      </w:pPr>
      <w:r>
        <w:rPr>
          <w:lang w:val="en-US" w:eastAsia="zh-CN"/>
        </w:rPr>
        <w:t>教育信息标准化处理</w:t>
      </w:r>
    </w:p>
    <w:p w14:paraId="79C1930B">
      <w:pPr>
        <w:bidi w:val="0"/>
        <w:rPr>
          <w:rFonts w:hint="eastAsia"/>
          <w:lang w:val="en-US" w:eastAsia="zh-CN"/>
        </w:rPr>
      </w:pPr>
      <w:r>
        <w:rPr>
          <w:rFonts w:hint="eastAsia"/>
          <w:lang w:val="en-US" w:eastAsia="zh-CN"/>
        </w:rPr>
        <w:t>对学者教育经历进行标准化梳理，拆解每条教育记录对应的院校名称、院系信息、入学及毕业时段，统一院校名称规范，规避同名院校混淆问题，为院校与时间匹配提供规范数据支撑。</w:t>
      </w:r>
    </w:p>
    <w:p w14:paraId="46E38751">
      <w:pPr>
        <w:bidi w:val="0"/>
        <w:rPr>
          <w:rFonts w:hint="eastAsia"/>
          <w:lang w:val="en-US" w:eastAsia="zh-CN"/>
        </w:rPr>
      </w:pPr>
      <w:r>
        <w:rPr>
          <w:rFonts w:hint="eastAsia"/>
          <w:lang w:val="en-US" w:eastAsia="zh-CN"/>
        </w:rPr>
        <w:t>（1）教育记录拆解</w:t>
      </w:r>
    </w:p>
    <w:p w14:paraId="21AC4F6D">
      <w:pPr>
        <w:bidi w:val="0"/>
        <w:rPr>
          <w:rFonts w:hint="eastAsia"/>
          <w:lang w:val="en-US" w:eastAsia="zh-CN"/>
        </w:rPr>
      </w:pPr>
      <w:r>
        <w:rPr>
          <w:rFonts w:hint="eastAsia"/>
          <w:lang w:val="en-US" w:eastAsia="zh-CN"/>
        </w:rPr>
        <w:t>用户配置拆解规则，系统自动对每条学者教育经历进行标准化梳理，拆解出对应的院校名称、院系信息、入学及毕业时段，用户可核验拆解结果，手动调整拆分偏差。</w:t>
      </w:r>
    </w:p>
    <w:p w14:paraId="5D874FCA">
      <w:pPr>
        <w:bidi w:val="0"/>
        <w:rPr>
          <w:rFonts w:hint="eastAsia"/>
          <w:lang w:val="en-US" w:eastAsia="zh-CN"/>
        </w:rPr>
      </w:pPr>
      <w:r>
        <w:rPr>
          <w:rFonts w:hint="eastAsia"/>
          <w:lang w:val="en-US" w:eastAsia="zh-CN"/>
        </w:rPr>
        <w:t>（2）院校名称规范</w:t>
      </w:r>
    </w:p>
    <w:p w14:paraId="0BEA3C7A">
      <w:pPr>
        <w:bidi w:val="0"/>
        <w:rPr>
          <w:rFonts w:hint="eastAsia"/>
          <w:lang w:val="en-US" w:eastAsia="zh-CN"/>
        </w:rPr>
      </w:pPr>
      <w:r>
        <w:rPr>
          <w:rFonts w:hint="eastAsia"/>
          <w:lang w:val="en-US" w:eastAsia="zh-CN"/>
        </w:rPr>
        <w:t>用户可配置院校名称统一规范，系统按规范统一院校名称表述，规避同名院校混淆问题；用户手动核验规范后的院校名称，修正不规范表述，确保院校匹配精准。</w:t>
      </w:r>
    </w:p>
    <w:p w14:paraId="63471F31">
      <w:pPr>
        <w:bidi w:val="0"/>
        <w:rPr>
          <w:rFonts w:hint="eastAsia"/>
          <w:lang w:val="en-US" w:eastAsia="zh-CN"/>
        </w:rPr>
      </w:pPr>
      <w:r>
        <w:rPr>
          <w:rFonts w:hint="eastAsia"/>
          <w:lang w:val="en-US" w:eastAsia="zh-CN"/>
        </w:rPr>
        <w:t>（3）标准化校验</w:t>
      </w:r>
    </w:p>
    <w:p w14:paraId="4E7224C1">
      <w:pPr>
        <w:bidi w:val="0"/>
        <w:rPr>
          <w:rFonts w:hint="eastAsia"/>
          <w:lang w:val="en-US" w:eastAsia="zh-CN"/>
        </w:rPr>
      </w:pPr>
      <w:r>
        <w:rPr>
          <w:rFonts w:hint="eastAsia"/>
          <w:lang w:val="en-US" w:eastAsia="zh-CN"/>
        </w:rPr>
        <w:t>用户发起标准化校验操作，系统对处理后的教育信息进行自动校验，筛选出不符合规范的记录；用户批量或单个修正，确保处理后的教育信息规范，为院校与时间匹配提供可靠支撑。</w:t>
      </w:r>
    </w:p>
    <w:p w14:paraId="682AE1FD">
      <w:pPr>
        <w:pStyle w:val="19"/>
        <w:bidi w:val="0"/>
        <w:ind w:left="0" w:leftChars="0" w:firstLine="0" w:firstLineChars="0"/>
      </w:pPr>
      <w:r>
        <w:rPr>
          <w:lang w:val="en-US" w:eastAsia="zh-CN"/>
        </w:rPr>
        <w:t>校友关系智能识别构建</w:t>
      </w:r>
    </w:p>
    <w:p w14:paraId="7BE1BB1A">
      <w:pPr>
        <w:bidi w:val="0"/>
      </w:pPr>
      <w:r>
        <w:rPr>
          <w:lang w:val="en-US" w:eastAsia="zh-CN"/>
        </w:rPr>
        <w:t>运用院校与时间匹配算法，比对不同学者的标准化教育记录，筛选出同一院校（或院系）下就读时间存在交集的学者，自动识别并构建校友关系，关联双方学者唯一ID形成结构化校友关系清单。</w:t>
      </w:r>
    </w:p>
    <w:p w14:paraId="200CAA75">
      <w:pPr>
        <w:numPr>
          <w:ilvl w:val="0"/>
          <w:numId w:val="0"/>
        </w:numPr>
        <w:ind w:firstLine="560" w:firstLineChars="200"/>
        <w:rPr>
          <w:rFonts w:hint="default"/>
          <w:lang w:val="en-US" w:eastAsia="zh-CN"/>
        </w:rPr>
      </w:pPr>
      <w:r>
        <w:rPr>
          <w:rFonts w:hint="default" w:ascii="Arial" w:hAnsi="Arial" w:eastAsia="Songti SC" w:cstheme="minorBidi"/>
          <w:kern w:val="2"/>
          <w:sz w:val="28"/>
          <w:szCs w:val="24"/>
          <w:lang w:val="en-US" w:eastAsia="zh-CN" w:bidi="ar-SA"/>
        </w:rPr>
        <w:t>（1）</w:t>
      </w:r>
      <w:r>
        <w:rPr>
          <w:rFonts w:hint="default"/>
          <w:lang w:val="en-US" w:eastAsia="zh-CN"/>
        </w:rPr>
        <w:t>算法配置与启用</w:t>
      </w:r>
    </w:p>
    <w:p w14:paraId="44B96B6F">
      <w:pPr>
        <w:numPr>
          <w:ilvl w:val="0"/>
          <w:numId w:val="0"/>
        </w:numPr>
        <w:rPr>
          <w:rFonts w:hint="default"/>
          <w:lang w:val="en-US" w:eastAsia="zh-CN"/>
        </w:rPr>
      </w:pPr>
      <w:r>
        <w:rPr>
          <w:rFonts w:hint="default"/>
          <w:lang w:val="en-US" w:eastAsia="zh-CN"/>
        </w:rPr>
        <w:t>用户可启用系统内置的院校与时间匹配算法，手动配置匹配阈值（如就读时间交集时长），适配不同场景下的校友关系识别需求。</w:t>
      </w:r>
    </w:p>
    <w:p w14:paraId="5E3D9017">
      <w:pPr>
        <w:bidi w:val="0"/>
        <w:rPr>
          <w:rFonts w:hint="default"/>
          <w:lang w:val="en-US" w:eastAsia="zh-CN"/>
        </w:rPr>
      </w:pPr>
      <w:r>
        <w:rPr>
          <w:rFonts w:hint="default"/>
          <w:lang w:val="en-US" w:eastAsia="zh-CN"/>
        </w:rPr>
        <w:t>（2）教育记录比对</w:t>
      </w:r>
    </w:p>
    <w:p w14:paraId="467F55A6">
      <w:pPr>
        <w:bidi w:val="0"/>
        <w:rPr>
          <w:rFonts w:hint="default"/>
          <w:lang w:val="en-US" w:eastAsia="zh-CN"/>
        </w:rPr>
      </w:pPr>
      <w:r>
        <w:rPr>
          <w:rFonts w:hint="default"/>
          <w:lang w:val="en-US" w:eastAsia="zh-CN"/>
        </w:rPr>
        <w:t>用户选择需识别的学者范围，系统自动比对不同学者的标准化教育记录，重点比对院校（或院系）名称、就读时段，筛选出同一院校（或院系）下就读时间存在交集的学者。</w:t>
      </w:r>
    </w:p>
    <w:p w14:paraId="3B314E05">
      <w:pPr>
        <w:bidi w:val="0"/>
        <w:rPr>
          <w:rFonts w:hint="default"/>
          <w:lang w:val="en-US" w:eastAsia="zh-CN"/>
        </w:rPr>
      </w:pPr>
      <w:r>
        <w:rPr>
          <w:rFonts w:hint="default"/>
          <w:lang w:val="en-US" w:eastAsia="zh-CN"/>
        </w:rPr>
        <w:t>（3）校友关系构建与清单生成</w:t>
      </w:r>
    </w:p>
    <w:p w14:paraId="0A73386E">
      <w:pPr>
        <w:bidi w:val="0"/>
        <w:rPr>
          <w:rFonts w:hint="default"/>
          <w:lang w:val="en-US" w:eastAsia="zh-CN"/>
        </w:rPr>
      </w:pPr>
      <w:r>
        <w:rPr>
          <w:rFonts w:hint="default"/>
          <w:lang w:val="en-US" w:eastAsia="zh-CN"/>
        </w:rPr>
        <w:t>系统基于比对结果，自动识别并构建校友关系，用户核验识别结果，手动剔除误识别关系；系统关联双方学者唯一ID，生成结构化校友关系清单，用户可查询、筛选、导出清单，支撑后续相关应用。</w:t>
      </w:r>
    </w:p>
    <w:p w14:paraId="40BD09D2">
      <w:pPr>
        <w:pStyle w:val="10"/>
        <w:bidi w:val="0"/>
        <w:rPr>
          <w:rFonts w:hint="default"/>
          <w:lang w:val="en-US" w:eastAsia="zh-CN"/>
        </w:rPr>
      </w:pPr>
      <w:r>
        <w:rPr>
          <w:rFonts w:hint="default"/>
          <w:lang w:val="en-US" w:eastAsia="zh-CN"/>
        </w:rPr>
        <w:t>关系细分与维度记录</w:t>
      </w:r>
    </w:p>
    <w:p w14:paraId="4F7484CA">
      <w:pPr>
        <w:bidi w:val="0"/>
        <w:rPr>
          <w:lang w:val="en-US" w:eastAsia="zh-CN"/>
        </w:rPr>
      </w:pPr>
      <w:r>
        <w:rPr>
          <w:lang w:val="en-US" w:eastAsia="zh-CN"/>
        </w:rPr>
        <w:t>提供校友关系多维度细分、细分规则配置及全维度信息记录功能，结合</w:t>
      </w:r>
      <w:r>
        <w:rPr>
          <w:rFonts w:hint="eastAsia"/>
          <w:lang w:val="en-US" w:eastAsia="zh-CN"/>
        </w:rPr>
        <w:t>相关</w:t>
      </w:r>
      <w:r>
        <w:rPr>
          <w:lang w:val="en-US" w:eastAsia="zh-CN"/>
        </w:rPr>
        <w:t>字段，完成校友关系精准细分与核心维度留存，形成可追溯的校友关系档案。</w:t>
      </w:r>
    </w:p>
    <w:p w14:paraId="65355210">
      <w:pPr>
        <w:bidi w:val="0"/>
        <w:rPr>
          <w:rFonts w:hint="default"/>
          <w:lang w:val="en-US"/>
        </w:rPr>
      </w:pPr>
      <w:r>
        <w:rPr>
          <w:rFonts w:hint="default"/>
          <w:lang w:val="en-US" w:eastAsia="zh-CN"/>
        </w:rPr>
        <w:t>关系细分与维度</w:t>
      </w:r>
      <w:r>
        <w:rPr>
          <w:rFonts w:hint="eastAsia"/>
          <w:lang w:val="en-US" w:eastAsia="zh-CN"/>
        </w:rPr>
        <w:t>记录</w:t>
      </w:r>
      <w:r>
        <w:rPr>
          <w:lang w:val="en-US" w:eastAsia="zh-CN"/>
        </w:rPr>
        <w:t>具体功能</w:t>
      </w:r>
      <w:r>
        <w:rPr>
          <w:rFonts w:hint="eastAsia"/>
          <w:lang w:val="en-US" w:eastAsia="zh-CN"/>
        </w:rPr>
        <w:t>包括</w:t>
      </w:r>
      <w:r>
        <w:rPr>
          <w:lang w:val="en-US" w:eastAsia="zh-CN"/>
        </w:rPr>
        <w:t>校友关系精准</w:t>
      </w:r>
      <w:r>
        <w:rPr>
          <w:rFonts w:hint="eastAsia"/>
          <w:lang w:val="en-US" w:eastAsia="zh-CN"/>
        </w:rPr>
        <w:t>细分、</w:t>
      </w:r>
      <w:r>
        <w:rPr>
          <w:lang w:val="en-US" w:eastAsia="zh-CN"/>
        </w:rPr>
        <w:t>细分规则配置</w:t>
      </w:r>
      <w:r>
        <w:rPr>
          <w:rFonts w:hint="eastAsia"/>
          <w:lang w:val="en-US" w:eastAsia="zh-CN"/>
        </w:rPr>
        <w:t>优化、</w:t>
      </w:r>
      <w:r>
        <w:rPr>
          <w:lang w:val="en-US" w:eastAsia="zh-CN"/>
        </w:rPr>
        <w:t>核心维度信息</w:t>
      </w:r>
      <w:r>
        <w:rPr>
          <w:rFonts w:hint="eastAsia"/>
          <w:lang w:val="en-US" w:eastAsia="zh-CN"/>
        </w:rPr>
        <w:t>记录。</w:t>
      </w:r>
    </w:p>
    <w:p w14:paraId="4D2D03EB">
      <w:pPr>
        <w:pStyle w:val="19"/>
        <w:bidi w:val="0"/>
        <w:ind w:left="0" w:leftChars="0" w:firstLine="0" w:firstLineChars="0"/>
      </w:pPr>
      <w:r>
        <w:rPr>
          <w:lang w:val="en-US" w:eastAsia="zh-CN"/>
        </w:rPr>
        <w:t>校友关系精准细分</w:t>
      </w:r>
    </w:p>
    <w:p w14:paraId="2947E660">
      <w:pPr>
        <w:bidi w:val="0"/>
        <w:rPr>
          <w:lang w:val="en-US" w:eastAsia="zh-CN"/>
        </w:rPr>
      </w:pPr>
      <w:r>
        <w:rPr>
          <w:lang w:val="en-US" w:eastAsia="zh-CN"/>
        </w:rPr>
        <w:t>基于教育经历中的院校、院系匹配结果，搭建关系细分体系，精准区分校友（同一院校不同院系）、院友（同一院校同一院系）等细分类型，支持按教育阶段进一步细分，适配多场景关系检索。</w:t>
      </w:r>
    </w:p>
    <w:p w14:paraId="40B2FA57">
      <w:pPr>
        <w:bidi w:val="0"/>
        <w:rPr>
          <w:rFonts w:hint="eastAsia"/>
          <w:lang w:val="en-US" w:eastAsia="zh-CN"/>
        </w:rPr>
      </w:pPr>
      <w:r>
        <w:rPr>
          <w:rFonts w:hint="eastAsia"/>
          <w:lang w:val="en-US" w:eastAsia="zh-CN"/>
        </w:rPr>
        <w:t>（1）细分体系搭建</w:t>
      </w:r>
    </w:p>
    <w:p w14:paraId="0A15EDA4">
      <w:pPr>
        <w:bidi w:val="0"/>
        <w:rPr>
          <w:rFonts w:hint="eastAsia"/>
          <w:lang w:val="en-US" w:eastAsia="zh-CN"/>
        </w:rPr>
      </w:pPr>
      <w:r>
        <w:rPr>
          <w:rFonts w:hint="eastAsia"/>
          <w:lang w:val="en-US" w:eastAsia="zh-CN"/>
        </w:rPr>
        <w:t>用户可配置关系细分维度，系统基于教育经历中的院校、院系匹配结果，按用户配置搭建完整的关系细分体系，用户可手动确认体系合理性并调整优化。</w:t>
      </w:r>
    </w:p>
    <w:p w14:paraId="052F0308">
      <w:pPr>
        <w:bidi w:val="0"/>
        <w:rPr>
          <w:rFonts w:hint="eastAsia"/>
          <w:lang w:val="en-US" w:eastAsia="zh-CN"/>
        </w:rPr>
      </w:pPr>
      <w:r>
        <w:rPr>
          <w:rFonts w:hint="eastAsia"/>
          <w:lang w:val="en-US" w:eastAsia="zh-CN"/>
        </w:rPr>
        <w:t>（2）关系精准细</w:t>
      </w:r>
    </w:p>
    <w:p w14:paraId="0EC212FE">
      <w:pPr>
        <w:bidi w:val="0"/>
        <w:rPr>
          <w:rFonts w:hint="eastAsia"/>
          <w:lang w:val="en-US" w:eastAsia="zh-CN"/>
        </w:rPr>
      </w:pPr>
      <w:r>
        <w:rPr>
          <w:rFonts w:hint="eastAsia"/>
          <w:lang w:val="en-US" w:eastAsia="zh-CN"/>
        </w:rPr>
        <w:t>用户触发细分操作，系统按搭建的体系，精准区分校友（同一院校不同院系）、院友（同一院校同一院系）等核心细分类型；用户可配置是否按教育阶段（本科、硕士、博士等）进一步细分，系统同步完成细分，确保细分精准。</w:t>
      </w:r>
    </w:p>
    <w:p w14:paraId="2525AD6F">
      <w:pPr>
        <w:bidi w:val="0"/>
        <w:rPr>
          <w:rFonts w:hint="eastAsia"/>
          <w:lang w:val="en-US" w:eastAsia="zh-CN"/>
        </w:rPr>
      </w:pPr>
      <w:r>
        <w:rPr>
          <w:rFonts w:hint="eastAsia"/>
          <w:lang w:val="en-US" w:eastAsia="zh-CN"/>
        </w:rPr>
        <w:t>（3）检索适配支撑</w:t>
      </w:r>
    </w:p>
    <w:p w14:paraId="5AFFC5ED">
      <w:pPr>
        <w:bidi w:val="0"/>
      </w:pPr>
      <w:r>
        <w:rPr>
          <w:rFonts w:hint="eastAsia"/>
          <w:lang w:val="en-US" w:eastAsia="zh-CN"/>
        </w:rPr>
        <w:t>细分完成后，用户可将细分结果与检索功能关联配置，适配多场景关系检索需求，可按细分类型快速筛选目标校友关系，提升检索效率。</w:t>
      </w:r>
    </w:p>
    <w:p w14:paraId="2DAFBD5A">
      <w:pPr>
        <w:pStyle w:val="19"/>
        <w:bidi w:val="0"/>
        <w:ind w:left="0" w:leftChars="0" w:firstLine="0" w:firstLineChars="0"/>
      </w:pPr>
      <w:r>
        <w:rPr>
          <w:lang w:val="en-US" w:eastAsia="zh-CN"/>
        </w:rPr>
        <w:t>细分规则配置优化</w:t>
      </w:r>
    </w:p>
    <w:p w14:paraId="3FD543E8">
      <w:pPr>
        <w:bidi w:val="0"/>
        <w:rPr>
          <w:rFonts w:hint="eastAsia"/>
          <w:lang w:val="en-US" w:eastAsia="zh-CN"/>
        </w:rPr>
      </w:pPr>
      <w:r>
        <w:rPr>
          <w:rFonts w:hint="eastAsia"/>
          <w:lang w:val="en-US" w:eastAsia="zh-CN"/>
        </w:rPr>
        <w:t>预设校友、院友等核心关系的细分规则，关联学者教育经历、院校名称、院系信息等字段，支持规则灵活调整，可适配不同院校的院系设置差异，确保细分结果精准。</w:t>
      </w:r>
    </w:p>
    <w:p w14:paraId="2DF3125C">
      <w:pPr>
        <w:bidi w:val="0"/>
        <w:rPr>
          <w:rFonts w:hint="eastAsia"/>
          <w:lang w:val="en-US" w:eastAsia="zh-CN"/>
        </w:rPr>
      </w:pPr>
      <w:r>
        <w:rPr>
          <w:rFonts w:hint="eastAsia"/>
          <w:lang w:val="en-US" w:eastAsia="zh-CN"/>
        </w:rPr>
        <w:t>（1）预设规则启用</w:t>
      </w:r>
    </w:p>
    <w:p w14:paraId="289B0CD3">
      <w:pPr>
        <w:bidi w:val="0"/>
        <w:rPr>
          <w:rFonts w:hint="eastAsia"/>
          <w:lang w:val="en-US" w:eastAsia="zh-CN"/>
        </w:rPr>
      </w:pPr>
      <w:r>
        <w:rPr>
          <w:rFonts w:hint="eastAsia"/>
          <w:lang w:val="en-US" w:eastAsia="zh-CN"/>
        </w:rPr>
        <w:t>用户可直接启用系统预设的校友、院友等核心关系细分规则，系统自动关联学者教育经历、院校名称、院系信息等核心字段，无需手动重新配置。</w:t>
      </w:r>
    </w:p>
    <w:p w14:paraId="0C7D918B">
      <w:pPr>
        <w:bidi w:val="0"/>
        <w:rPr>
          <w:rFonts w:hint="eastAsia"/>
          <w:lang w:val="en-US" w:eastAsia="zh-CN"/>
        </w:rPr>
      </w:pPr>
      <w:r>
        <w:rPr>
          <w:rFonts w:hint="eastAsia"/>
          <w:lang w:val="en-US" w:eastAsia="zh-CN"/>
        </w:rPr>
        <w:t>（2）规则灵活调整</w:t>
      </w:r>
    </w:p>
    <w:p w14:paraId="57585E10">
      <w:pPr>
        <w:bidi w:val="0"/>
        <w:rPr>
          <w:rFonts w:hint="eastAsia"/>
          <w:lang w:val="en-US" w:eastAsia="zh-CN"/>
        </w:rPr>
      </w:pPr>
      <w:r>
        <w:rPr>
          <w:rFonts w:hint="eastAsia"/>
          <w:lang w:val="en-US" w:eastAsia="zh-CN"/>
        </w:rPr>
        <w:t>用户可根据实际需求，手动调整细分规则的核心参数（如院系匹配标准），支持规则新增、修改、删除，适配不同院校的院系设置差异，确保规则适配性。</w:t>
      </w:r>
    </w:p>
    <w:p w14:paraId="1F169F5E">
      <w:pPr>
        <w:bidi w:val="0"/>
        <w:rPr>
          <w:rFonts w:hint="eastAsia"/>
          <w:lang w:val="en-US" w:eastAsia="zh-CN"/>
        </w:rPr>
      </w:pPr>
      <w:r>
        <w:rPr>
          <w:rFonts w:hint="eastAsia"/>
          <w:lang w:val="en-US" w:eastAsia="zh-CN"/>
        </w:rPr>
        <w:t>（3）规则校验优化</w:t>
      </w:r>
    </w:p>
    <w:p w14:paraId="66A2696D">
      <w:pPr>
        <w:bidi w:val="0"/>
      </w:pPr>
      <w:r>
        <w:rPr>
          <w:rFonts w:hint="eastAsia"/>
          <w:lang w:val="en-US" w:eastAsia="zh-CN"/>
        </w:rPr>
        <w:t>用户调整规则后，可发起规则校验操作，系统按新规则对已有的校友关系进行重新细分校验，用户核验校验结果，修正规则偏差，进一步优化规则，确保细分结果精准。</w:t>
      </w:r>
    </w:p>
    <w:p w14:paraId="79684D39">
      <w:pPr>
        <w:pStyle w:val="19"/>
        <w:bidi w:val="0"/>
        <w:ind w:left="0" w:leftChars="0" w:firstLine="0" w:firstLineChars="0"/>
      </w:pPr>
      <w:r>
        <w:rPr>
          <w:lang w:val="en-US" w:eastAsia="zh-CN"/>
        </w:rPr>
        <w:t>核心维度信息记录</w:t>
      </w:r>
    </w:p>
    <w:p w14:paraId="3F06315B">
      <w:pPr>
        <w:keepNext w:val="0"/>
        <w:keepLines w:val="0"/>
        <w:pageBreakBefore w:val="0"/>
        <w:widowControl w:val="0"/>
        <w:kinsoku/>
        <w:wordWrap/>
        <w:overflowPunct/>
        <w:topLinePunct w:val="0"/>
        <w:autoSpaceDE/>
        <w:autoSpaceDN/>
        <w:bidi w:val="0"/>
        <w:adjustRightInd/>
        <w:snapToGrid/>
        <w:spacing w:beforeAutospacing="0"/>
        <w:textAlignment w:val="auto"/>
        <w:rPr>
          <w:lang w:val="en-US" w:eastAsia="zh-CN"/>
        </w:rPr>
      </w:pPr>
      <w:r>
        <w:rPr>
          <w:lang w:val="en-US" w:eastAsia="zh-CN"/>
        </w:rPr>
        <w:t>为每一条校友关系记录全量核心维度信息，包括关联双方唯一ID、具体院校、所属院系、入学年份、毕业年份、就读时段及关系细分类型，形成结构化校友关系档案，支撑维度化查询。</w:t>
      </w:r>
    </w:p>
    <w:p w14:paraId="2B288716">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（1）</w:t>
      </w:r>
      <w:r>
        <w:rPr>
          <w:rFonts w:hint="default" w:ascii="Arial" w:hAnsi="Arial" w:eastAsia="Songti SC" w:cstheme="minorBidi"/>
          <w:kern w:val="2"/>
          <w:sz w:val="28"/>
          <w:szCs w:val="24"/>
          <w:lang w:val="en-US" w:eastAsia="zh-CN" w:bidi="ar-SA"/>
        </w:rPr>
        <w:t>记录维度配置</w:t>
      </w:r>
    </w:p>
    <w:p w14:paraId="4A220ACC">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default" w:ascii="Arial" w:hAnsi="Arial" w:eastAsia="Songti SC" w:cstheme="minorBidi"/>
          <w:kern w:val="2"/>
          <w:sz w:val="28"/>
          <w:szCs w:val="24"/>
          <w:lang w:val="en-US" w:eastAsia="zh-CN" w:bidi="ar-SA"/>
        </w:rPr>
        <w:t>用户可配置需记录的核心维度信息，明确必录字段（关联双方唯一ID、具体院校、所属院系等），系统按配置自动抓取对应信息，确保记录维度完整。</w:t>
      </w:r>
    </w:p>
    <w:p w14:paraId="3B9EFCD8">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（2）</w:t>
      </w:r>
      <w:r>
        <w:rPr>
          <w:rFonts w:hint="default" w:ascii="Arial" w:hAnsi="Arial" w:eastAsia="Songti SC" w:cstheme="minorBidi"/>
          <w:kern w:val="2"/>
          <w:sz w:val="28"/>
          <w:szCs w:val="24"/>
          <w:lang w:val="en-US" w:eastAsia="zh-CN" w:bidi="ar-SA"/>
        </w:rPr>
        <w:t>全量信息记录</w:t>
      </w:r>
    </w:p>
    <w:p w14:paraId="6D4B5617">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default" w:ascii="Arial" w:hAnsi="Arial" w:eastAsia="Songti SC" w:cstheme="minorBidi"/>
          <w:kern w:val="2"/>
          <w:sz w:val="28"/>
          <w:szCs w:val="24"/>
          <w:lang w:val="en-US" w:eastAsia="zh-CN" w:bidi="ar-SA"/>
        </w:rPr>
        <w:t>用户触发信息记录操作，系统为每一条校友关系，完整记录全量核心维度信息，包括关联双方唯一ID、具体院校、所属院系、入学年份、毕业年份、就读时段及关系细分类型，用户可核验记录内容，手动补充缺失信息、修正错误内容。</w:t>
      </w:r>
    </w:p>
    <w:p w14:paraId="333C47D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（3）</w:t>
      </w:r>
      <w:r>
        <w:rPr>
          <w:rFonts w:hint="default" w:ascii="Arial" w:hAnsi="Arial" w:eastAsia="Songti SC" w:cstheme="minorBidi"/>
          <w:kern w:val="2"/>
          <w:sz w:val="28"/>
          <w:szCs w:val="24"/>
          <w:lang w:val="en-US" w:eastAsia="zh-CN" w:bidi="ar-SA"/>
        </w:rPr>
        <w:t>结构化档案生成</w:t>
      </w:r>
    </w:p>
    <w:p w14:paraId="7EED920E">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default" w:ascii="Arial" w:hAnsi="Arial" w:eastAsia="Songti SC" w:cstheme="minorBidi"/>
          <w:kern w:val="2"/>
          <w:sz w:val="28"/>
          <w:szCs w:val="24"/>
          <w:lang w:val="en-US" w:eastAsia="zh-CN" w:bidi="ar-SA"/>
        </w:rPr>
        <w:t>系统整合所有记录信息，生成结构化校友关系档案，用户可配置档案分类规则（如按院校、细分类型分类），支持按核心维度多条件组合查询，为后续相关应用提供数据支撑。</w:t>
      </w:r>
    </w:p>
    <w:p w14:paraId="0724B0D3">
      <w:pPr>
        <w:pStyle w:val="10"/>
        <w:bidi w:val="0"/>
        <w:rPr>
          <w:rFonts w:hint="default"/>
          <w:lang w:val="en-US" w:eastAsia="zh-CN"/>
        </w:rPr>
      </w:pPr>
      <w:r>
        <w:rPr>
          <w:rFonts w:hint="default"/>
          <w:lang w:val="en-US" w:eastAsia="zh-CN"/>
        </w:rPr>
        <w:t>校友互动关联</w:t>
      </w:r>
    </w:p>
    <w:p w14:paraId="44F06DDE">
      <w:pPr>
        <w:bidi w:val="0"/>
        <w:rPr>
          <w:lang w:val="en-US" w:eastAsia="zh-CN"/>
        </w:rPr>
      </w:pPr>
      <w:r>
        <w:rPr>
          <w:lang w:val="en-US" w:eastAsia="zh-CN"/>
        </w:rPr>
        <w:t>提供校友学术与职业互动信息检索、合作成果匹配及互动信息联动展示功能，联动论文、专利、基金项目相关字段，关联展示校友后续互动与合作信息。</w:t>
      </w:r>
    </w:p>
    <w:p w14:paraId="1BCDF61B">
      <w:pPr>
        <w:bidi w:val="0"/>
        <w:rPr>
          <w:rFonts w:hint="default"/>
          <w:lang w:val="en-US"/>
        </w:rPr>
      </w:pPr>
      <w:r>
        <w:rPr>
          <w:rFonts w:hint="default"/>
          <w:lang w:val="en-US" w:eastAsia="zh-CN"/>
        </w:rPr>
        <w:t>校友互动</w:t>
      </w:r>
      <w:r>
        <w:rPr>
          <w:rFonts w:hint="eastAsia"/>
          <w:lang w:val="en-US" w:eastAsia="zh-CN"/>
        </w:rPr>
        <w:t>关联</w:t>
      </w:r>
      <w:r>
        <w:rPr>
          <w:lang w:val="en-US" w:eastAsia="zh-CN"/>
        </w:rPr>
        <w:t>具体功能</w:t>
      </w:r>
      <w:r>
        <w:rPr>
          <w:rFonts w:hint="eastAsia"/>
          <w:lang w:val="en-US" w:eastAsia="zh-CN"/>
        </w:rPr>
        <w:t>包括</w:t>
      </w:r>
      <w:r>
        <w:rPr>
          <w:lang w:val="en-US" w:eastAsia="zh-CN"/>
        </w:rPr>
        <w:t>学术互动信息</w:t>
      </w:r>
      <w:r>
        <w:rPr>
          <w:rFonts w:hint="eastAsia"/>
          <w:lang w:val="en-US" w:eastAsia="zh-CN"/>
        </w:rPr>
        <w:t>检索、</w:t>
      </w:r>
      <w:r>
        <w:rPr>
          <w:lang w:val="en-US" w:eastAsia="zh-CN"/>
        </w:rPr>
        <w:t>职业互动信息</w:t>
      </w:r>
      <w:r>
        <w:rPr>
          <w:rFonts w:hint="eastAsia"/>
          <w:lang w:val="en-US" w:eastAsia="zh-CN"/>
        </w:rPr>
        <w:t>挖掘、</w:t>
      </w:r>
      <w:r>
        <w:rPr>
          <w:lang w:val="en-US" w:eastAsia="zh-CN"/>
        </w:rPr>
        <w:t>互动与合作信息联动展示</w:t>
      </w:r>
      <w:r>
        <w:rPr>
          <w:rFonts w:hint="eastAsia"/>
          <w:lang w:val="en-US" w:eastAsia="zh-CN"/>
        </w:rPr>
        <w:t>适配。</w:t>
      </w:r>
    </w:p>
    <w:p w14:paraId="609A2A90">
      <w:pPr>
        <w:pStyle w:val="19"/>
        <w:bidi w:val="0"/>
        <w:ind w:left="0" w:leftChars="0" w:firstLine="0" w:firstLineChars="0"/>
      </w:pPr>
      <w:r>
        <w:rPr>
          <w:lang w:val="en-US" w:eastAsia="zh-CN"/>
        </w:rPr>
        <w:t>学术互动信息检索</w:t>
      </w:r>
    </w:p>
    <w:p w14:paraId="5C09A42D">
      <w:pPr>
        <w:bidi w:val="0"/>
        <w:rPr>
          <w:lang w:val="en-US" w:eastAsia="zh-CN"/>
        </w:rPr>
      </w:pPr>
      <w:r>
        <w:rPr>
          <w:lang w:val="en-US" w:eastAsia="zh-CN"/>
        </w:rPr>
        <w:t>联动论文、专利、基金项目相关字段，检索校友之间共同参与的论文（关联论文作者-唯一ID、论文作者-姓名）、专利（关联申请人、专利权人）、基金项目，提取学术互动相关数据。</w:t>
      </w:r>
    </w:p>
    <w:p w14:paraId="21DAE94A">
      <w:pPr>
        <w:bidi w:val="0"/>
        <w:rPr>
          <w:rFonts w:hint="eastAsia"/>
          <w:lang w:val="en-US" w:eastAsia="zh-CN"/>
        </w:rPr>
      </w:pPr>
      <w:r>
        <w:rPr>
          <w:rFonts w:hint="eastAsia"/>
          <w:lang w:val="en-US" w:eastAsia="zh-CN"/>
        </w:rPr>
        <w:t>（1）检索关联配置</w:t>
      </w:r>
    </w:p>
    <w:p w14:paraId="653B7F73">
      <w:pPr>
        <w:bidi w:val="0"/>
        <w:rPr>
          <w:rFonts w:hint="eastAsia"/>
          <w:lang w:val="en-US" w:eastAsia="zh-CN"/>
        </w:rPr>
      </w:pPr>
      <w:r>
        <w:rPr>
          <w:rFonts w:hint="eastAsia"/>
          <w:lang w:val="en-US" w:eastAsia="zh-CN"/>
        </w:rPr>
        <w:t>用户可配置需联动的学术成果字段，系统自动联动论文、专利、基金项目相关核心字段，用户确认联动字段完整性后，锁定检索关联规则。</w:t>
      </w:r>
    </w:p>
    <w:p w14:paraId="6787478F">
      <w:pPr>
        <w:bidi w:val="0"/>
        <w:rPr>
          <w:rFonts w:hint="eastAsia"/>
          <w:lang w:val="en-US" w:eastAsia="zh-CN"/>
        </w:rPr>
      </w:pPr>
      <w:r>
        <w:rPr>
          <w:rFonts w:hint="eastAsia"/>
          <w:lang w:val="en-US" w:eastAsia="zh-CN"/>
        </w:rPr>
        <w:t>（2）精准检索操作</w:t>
      </w:r>
    </w:p>
    <w:p w14:paraId="45CCA4C1">
      <w:pPr>
        <w:bidi w:val="0"/>
        <w:rPr>
          <w:rFonts w:hint="eastAsia"/>
          <w:lang w:val="en-US" w:eastAsia="zh-CN"/>
        </w:rPr>
      </w:pPr>
      <w:r>
        <w:rPr>
          <w:rFonts w:hint="eastAsia"/>
          <w:lang w:val="en-US" w:eastAsia="zh-CN"/>
        </w:rPr>
        <w:t>用户选择目标校友关系范围，触发学术互动信息检索，系统关联论文作者-唯一ID、论文作者-姓名等字段检索双方共同参与的论文，关联申请人、专利权人等字段检索共同参与的专利，同步检索双方共同参与的基金项目。</w:t>
      </w:r>
    </w:p>
    <w:p w14:paraId="57DCB96E">
      <w:pPr>
        <w:bidi w:val="0"/>
        <w:rPr>
          <w:rFonts w:hint="eastAsia"/>
          <w:lang w:val="en-US" w:eastAsia="zh-CN"/>
        </w:rPr>
      </w:pPr>
      <w:r>
        <w:rPr>
          <w:rFonts w:hint="eastAsia"/>
          <w:lang w:val="en-US" w:eastAsia="zh-CN"/>
        </w:rPr>
        <w:t>（3）检索数据提取</w:t>
      </w:r>
    </w:p>
    <w:p w14:paraId="08838DB1">
      <w:pPr>
        <w:bidi w:val="0"/>
      </w:pPr>
      <w:r>
        <w:rPr>
          <w:rFonts w:hint="eastAsia"/>
          <w:lang w:val="en-US" w:eastAsia="zh-CN"/>
        </w:rPr>
        <w:t>检索完成后，系统自动提取校友之间学术互动相关的核心数据，按论文、专利、基金项目分类整理，用户可核验提取结果，手动补充缺失数据、剔除无效信息，确保数据可用。</w:t>
      </w:r>
    </w:p>
    <w:p w14:paraId="308837F1">
      <w:pPr>
        <w:pStyle w:val="19"/>
        <w:bidi w:val="0"/>
        <w:ind w:left="0" w:leftChars="0" w:firstLine="0" w:firstLineChars="0"/>
      </w:pPr>
      <w:r>
        <w:rPr>
          <w:lang w:val="en-US" w:eastAsia="zh-CN"/>
        </w:rPr>
        <w:t>职业互动信息挖掘</w:t>
      </w:r>
    </w:p>
    <w:p w14:paraId="2AFD39BA">
      <w:pPr>
        <w:bidi w:val="0"/>
        <w:rPr>
          <w:lang w:val="en-US" w:eastAsia="zh-CN"/>
        </w:rPr>
      </w:pPr>
      <w:r>
        <w:rPr>
          <w:lang w:val="en-US" w:eastAsia="zh-CN"/>
        </w:rPr>
        <w:t>结合学者工作经历、所在机构、所在机构ID等字段，挖掘校友之间后续共同任职、合作创业等职业互动信息，关联所在城市、所在国家字段，补充职业互动地域背景。</w:t>
      </w:r>
    </w:p>
    <w:p w14:paraId="3A1037F3">
      <w:pPr>
        <w:bidi w:val="0"/>
        <w:rPr>
          <w:rFonts w:hint="eastAsia"/>
          <w:lang w:val="en-US" w:eastAsia="zh-CN"/>
        </w:rPr>
      </w:pPr>
      <w:r>
        <w:rPr>
          <w:rFonts w:hint="eastAsia"/>
          <w:lang w:val="en-US" w:eastAsia="zh-CN"/>
        </w:rPr>
        <w:t>（1）挖掘字段配置</w:t>
      </w:r>
    </w:p>
    <w:p w14:paraId="66C6F43D">
      <w:pPr>
        <w:bidi w:val="0"/>
        <w:rPr>
          <w:rFonts w:hint="eastAsia"/>
          <w:lang w:val="en-US" w:eastAsia="zh-CN"/>
        </w:rPr>
      </w:pPr>
      <w:r>
        <w:rPr>
          <w:rFonts w:hint="eastAsia"/>
          <w:lang w:val="en-US" w:eastAsia="zh-CN"/>
        </w:rPr>
        <w:t>用户可配置需挖掘的职业互动相关字段，系统自动结合学者工作经历、所在机构、所在机构ID等核心字段，用户确认字段配置后，启动挖掘操作。</w:t>
      </w:r>
    </w:p>
    <w:p w14:paraId="445C1928">
      <w:pPr>
        <w:bidi w:val="0"/>
        <w:rPr>
          <w:rFonts w:hint="eastAsia"/>
          <w:lang w:val="en-US" w:eastAsia="zh-CN"/>
        </w:rPr>
      </w:pPr>
      <w:r>
        <w:rPr>
          <w:rFonts w:hint="eastAsia"/>
          <w:lang w:val="en-US" w:eastAsia="zh-CN"/>
        </w:rPr>
        <w:t>（2）职业互动挖掘</w:t>
      </w:r>
    </w:p>
    <w:p w14:paraId="5DA32DF8">
      <w:pPr>
        <w:bidi w:val="0"/>
        <w:rPr>
          <w:rFonts w:hint="eastAsia"/>
          <w:lang w:val="en-US" w:eastAsia="zh-CN"/>
        </w:rPr>
      </w:pPr>
      <w:r>
        <w:rPr>
          <w:rFonts w:hint="eastAsia"/>
          <w:lang w:val="en-US" w:eastAsia="zh-CN"/>
        </w:rPr>
        <w:t>系统基于配置字段，自动挖掘校友之间后续共同任职、合作创业等核心职业互动信息，用户可查看挖掘结果，手动确认互动关系真实性，剔除误挖掘信息。</w:t>
      </w:r>
    </w:p>
    <w:p w14:paraId="72C1E41A">
      <w:pPr>
        <w:bidi w:val="0"/>
        <w:rPr>
          <w:rFonts w:hint="eastAsia"/>
          <w:lang w:val="en-US" w:eastAsia="zh-CN"/>
        </w:rPr>
      </w:pPr>
      <w:r>
        <w:rPr>
          <w:rFonts w:hint="eastAsia"/>
          <w:lang w:val="en-US" w:eastAsia="zh-CN"/>
        </w:rPr>
        <w:t>（3）地域背景补充</w:t>
      </w:r>
    </w:p>
    <w:p w14:paraId="7C78F43B">
      <w:pPr>
        <w:bidi w:val="0"/>
      </w:pPr>
      <w:r>
        <w:rPr>
          <w:rFonts w:hint="eastAsia"/>
          <w:lang w:val="en-US" w:eastAsia="zh-CN"/>
        </w:rPr>
        <w:t>用户可配置地域背景补充需求，系统自动关联所在城市、所在国家等字段，补充职业互动的地域背景信息，用户可手动补充、修正地域相关内容，进一步完善职业互动信息。</w:t>
      </w:r>
    </w:p>
    <w:p w14:paraId="155D9DB7">
      <w:pPr>
        <w:pStyle w:val="19"/>
        <w:bidi w:val="0"/>
        <w:ind w:left="0" w:leftChars="0" w:firstLine="0" w:firstLineChars="0"/>
      </w:pPr>
      <w:r>
        <w:rPr>
          <w:lang w:val="en-US" w:eastAsia="zh-CN"/>
        </w:rPr>
        <w:t>互动与合作信息联动展示适配</w:t>
      </w:r>
    </w:p>
    <w:p w14:paraId="0126855E">
      <w:pPr>
        <w:bidi w:val="0"/>
        <w:rPr>
          <w:rFonts w:hint="eastAsia"/>
          <w:lang w:val="en-US" w:eastAsia="zh-CN"/>
        </w:rPr>
      </w:pPr>
      <w:r>
        <w:rPr>
          <w:rFonts w:hint="eastAsia"/>
          <w:lang w:val="en-US" w:eastAsia="zh-CN"/>
        </w:rPr>
        <w:t>整合校友关系信息与互动合作数据，关联论文标题、专利中文/英文标题、项目标题及成果唯一标识符，输出标准化联动数据，支撑校友关系与后续互动、合作信息同步展示。</w:t>
      </w:r>
    </w:p>
    <w:p w14:paraId="3569BB66">
      <w:pPr>
        <w:bidi w:val="0"/>
        <w:rPr>
          <w:rFonts w:hint="default"/>
          <w:lang w:val="en-US" w:eastAsia="zh-CN"/>
        </w:rPr>
      </w:pPr>
      <w:r>
        <w:rPr>
          <w:rFonts w:hint="eastAsia"/>
          <w:lang w:val="en-US" w:eastAsia="zh-CN"/>
        </w:rPr>
        <w:t>（1）</w:t>
      </w:r>
      <w:r>
        <w:rPr>
          <w:rFonts w:hint="default"/>
          <w:lang w:val="en-US" w:eastAsia="zh-CN"/>
        </w:rPr>
        <w:t>信息整合配置</w:t>
      </w:r>
    </w:p>
    <w:p w14:paraId="0EF5939A">
      <w:pPr>
        <w:bidi w:val="0"/>
        <w:rPr>
          <w:rFonts w:hint="default"/>
          <w:lang w:val="en-US" w:eastAsia="zh-CN"/>
        </w:rPr>
      </w:pPr>
      <w:r>
        <w:rPr>
          <w:rFonts w:hint="default"/>
          <w:lang w:val="en-US" w:eastAsia="zh-CN"/>
        </w:rPr>
        <w:t>用户可配置需整合的信息维度，系统自动关联校友关系信息与筛选后的互动合作数据，整合论文标题、专利中文/英文标题、项目标题及成果唯一标识符等核心内容。</w:t>
      </w:r>
    </w:p>
    <w:p w14:paraId="16EF53E5">
      <w:pPr>
        <w:bidi w:val="0"/>
        <w:rPr>
          <w:rFonts w:hint="default"/>
          <w:lang w:val="en-US" w:eastAsia="zh-CN"/>
        </w:rPr>
      </w:pPr>
      <w:r>
        <w:rPr>
          <w:rFonts w:hint="eastAsia"/>
          <w:lang w:val="en-US" w:eastAsia="zh-CN"/>
        </w:rPr>
        <w:t>（2）</w:t>
      </w:r>
      <w:r>
        <w:rPr>
          <w:rFonts w:hint="default"/>
          <w:lang w:val="en-US" w:eastAsia="zh-CN"/>
        </w:rPr>
        <w:t>标准化数据输出</w:t>
      </w:r>
    </w:p>
    <w:p w14:paraId="516A0042">
      <w:pPr>
        <w:bidi w:val="0"/>
        <w:rPr>
          <w:rFonts w:hint="default"/>
          <w:lang w:val="en-US" w:eastAsia="zh-CN"/>
        </w:rPr>
      </w:pPr>
      <w:r>
        <w:rPr>
          <w:rFonts w:hint="default"/>
          <w:lang w:val="en-US" w:eastAsia="zh-CN"/>
        </w:rPr>
        <w:t>用户配置数据输出格式与规范，系统按配置生成标准化联动数据，明确关联校友关系ID、互动合作类型及成果核心信息，确保数据格式统一、适配展示需求。</w:t>
      </w:r>
    </w:p>
    <w:p w14:paraId="0E05CC25">
      <w:pPr>
        <w:bidi w:val="0"/>
        <w:rPr>
          <w:rFonts w:hint="default"/>
          <w:lang w:val="en-US" w:eastAsia="zh-CN"/>
        </w:rPr>
      </w:pPr>
      <w:r>
        <w:rPr>
          <w:rFonts w:hint="eastAsia"/>
          <w:lang w:val="en-US" w:eastAsia="zh-CN"/>
        </w:rPr>
        <w:t>（3）</w:t>
      </w:r>
      <w:r>
        <w:rPr>
          <w:rFonts w:hint="default"/>
          <w:lang w:val="en-US" w:eastAsia="zh-CN"/>
        </w:rPr>
        <w:t>展示适配支撑</w:t>
      </w:r>
    </w:p>
    <w:p w14:paraId="5012C415">
      <w:pPr>
        <w:bidi w:val="0"/>
        <w:rPr>
          <w:rFonts w:hint="default"/>
          <w:lang w:val="en-US" w:eastAsia="zh-CN"/>
        </w:rPr>
      </w:pPr>
      <w:r>
        <w:rPr>
          <w:rFonts w:hint="default"/>
          <w:lang w:val="en-US" w:eastAsia="zh-CN"/>
        </w:rPr>
        <w:t>用户可将输出的标准化联动数据，与校友关系展示功能关联配置，支撑校友关系与后续互动、合作信息同步展示，方便快速查看二者关联关系，贴合整体应用需求。</w:t>
      </w:r>
    </w:p>
    <w:p w14:paraId="292A8928">
      <w:pPr>
        <w:pStyle w:val="9"/>
        <w:bidi w:val="0"/>
        <w:rPr>
          <w:rFonts w:hint="default"/>
          <w:lang w:val="en-US" w:eastAsia="zh-CN"/>
        </w:rPr>
      </w:pPr>
      <w:r>
        <w:rPr>
          <w:rFonts w:hint="default"/>
          <w:lang w:val="en-US" w:eastAsia="zh-CN"/>
        </w:rPr>
        <w:t>科技专家论文合作关系</w:t>
      </w:r>
    </w:p>
    <w:p w14:paraId="70CABDC9">
      <w:pPr>
        <w:rPr>
          <w:rFonts w:hint="default"/>
          <w:lang w:val="en-US" w:eastAsia="zh-CN"/>
        </w:rPr>
      </w:pPr>
      <w:r>
        <w:rPr>
          <w:rFonts w:hint="default"/>
          <w:lang w:val="en-US" w:eastAsia="zh-CN"/>
        </w:rPr>
        <w:t>科技专家论文合作关系是精细化分析学术协作网络、评估人才学术影响力的核心模块，其核心作用在于构建全球化学者论文合作网络，量化合作价值与学术影响力。在学术影响力评估日益精准化的背景下，此项功能通过融合亿级论文数据整合、作者消歧、合作网络搭建及影响力评估等能力，将海量论文数据转化为可解析、可量化的学术协作洞察，系统解决重名作者混淆、合作网络杂乱、价值难量化等问题，全面赋能人才学术影响力评估与核心协作团队识别工作。</w:t>
      </w:r>
    </w:p>
    <w:p w14:paraId="08CCD926">
      <w:pPr>
        <w:rPr>
          <w:rFonts w:hint="default"/>
          <w:lang w:val="en-US" w:eastAsia="zh-CN"/>
        </w:rPr>
      </w:pPr>
      <w:r>
        <w:rPr>
          <w:rFonts w:hint="default"/>
          <w:lang w:val="en-US" w:eastAsia="zh-CN"/>
        </w:rPr>
        <w:t>科技专家论文合作关系</w:t>
      </w:r>
      <w:r>
        <w:rPr>
          <w:rFonts w:hint="eastAsia"/>
          <w:lang w:val="en-US" w:eastAsia="zh-CN"/>
        </w:rPr>
        <w:t>具体功能包括</w:t>
      </w:r>
      <w:r>
        <w:rPr>
          <w:rFonts w:hint="default"/>
          <w:lang w:val="en-US" w:eastAsia="zh-CN"/>
        </w:rPr>
        <w:t>论文合作关系</w:t>
      </w:r>
      <w:r>
        <w:rPr>
          <w:rFonts w:hint="eastAsia"/>
          <w:lang w:val="en-US" w:eastAsia="zh-CN"/>
        </w:rPr>
        <w:t>构建、</w:t>
      </w:r>
      <w:r>
        <w:rPr>
          <w:rFonts w:hint="default"/>
          <w:lang w:val="en-US" w:eastAsia="zh-CN"/>
        </w:rPr>
        <w:t>合作数据量化</w:t>
      </w:r>
      <w:r>
        <w:rPr>
          <w:rFonts w:hint="eastAsia"/>
          <w:lang w:val="en-US" w:eastAsia="zh-CN"/>
        </w:rPr>
        <w:t>统计、</w:t>
      </w:r>
      <w:r>
        <w:rPr>
          <w:rFonts w:hint="default"/>
          <w:lang w:val="en-US" w:eastAsia="zh-CN"/>
        </w:rPr>
        <w:t>合作网络与影响力分析</w:t>
      </w:r>
      <w:r>
        <w:rPr>
          <w:rFonts w:hint="eastAsia"/>
          <w:lang w:val="en-US" w:eastAsia="zh-CN"/>
        </w:rPr>
        <w:t>。</w:t>
      </w:r>
    </w:p>
    <w:p w14:paraId="632466E4">
      <w:pPr>
        <w:pStyle w:val="10"/>
        <w:bidi w:val="0"/>
        <w:rPr>
          <w:rFonts w:hint="default"/>
          <w:lang w:val="en-US" w:eastAsia="zh-CN"/>
        </w:rPr>
      </w:pPr>
      <w:r>
        <w:rPr>
          <w:rFonts w:hint="default"/>
          <w:lang w:val="en-US" w:eastAsia="zh-CN"/>
        </w:rPr>
        <w:t>论文合作关系构建</w:t>
      </w:r>
    </w:p>
    <w:p w14:paraId="3EF24ADB">
      <w:pPr>
        <w:bidi w:val="0"/>
        <w:rPr>
          <w:lang w:val="en-US" w:eastAsia="zh-CN"/>
        </w:rPr>
      </w:pPr>
      <w:r>
        <w:rPr>
          <w:lang w:val="en-US" w:eastAsia="zh-CN"/>
        </w:rPr>
        <w:t>提供亿级论文数据整合、作者消歧校验及论文合作关系网络搭建功能，依托学者、论文全量字段，通过作者消歧与合作频次分析算法，构建全球学者论文合作关系网络。</w:t>
      </w:r>
    </w:p>
    <w:p w14:paraId="2D66C58F">
      <w:pPr>
        <w:bidi w:val="0"/>
        <w:rPr>
          <w:rFonts w:hint="default"/>
          <w:lang w:val="en-US"/>
        </w:rPr>
      </w:pPr>
      <w:r>
        <w:rPr>
          <w:rFonts w:hint="default"/>
          <w:lang w:val="en-US" w:eastAsia="zh-CN"/>
        </w:rPr>
        <w:t>论文合作关系</w:t>
      </w:r>
      <w:r>
        <w:rPr>
          <w:rFonts w:hint="eastAsia"/>
          <w:lang w:val="en-US" w:eastAsia="zh-CN"/>
        </w:rPr>
        <w:t>构建</w:t>
      </w:r>
      <w:r>
        <w:rPr>
          <w:lang w:val="en-US" w:eastAsia="zh-CN"/>
        </w:rPr>
        <w:t>具体功能</w:t>
      </w:r>
      <w:r>
        <w:rPr>
          <w:rFonts w:hint="eastAsia"/>
          <w:lang w:val="en-US" w:eastAsia="zh-CN"/>
        </w:rPr>
        <w:t>包括</w:t>
      </w:r>
      <w:r>
        <w:rPr>
          <w:lang w:val="en-US" w:eastAsia="zh-CN"/>
        </w:rPr>
        <w:t>亿级论文数据</w:t>
      </w:r>
      <w:r>
        <w:rPr>
          <w:rFonts w:hint="eastAsia"/>
          <w:lang w:val="en-US" w:eastAsia="zh-CN"/>
        </w:rPr>
        <w:t>整合、</w:t>
      </w:r>
      <w:r>
        <w:rPr>
          <w:lang w:val="en-US" w:eastAsia="zh-CN"/>
        </w:rPr>
        <w:t>作者消歧精准</w:t>
      </w:r>
      <w:r>
        <w:rPr>
          <w:rFonts w:hint="eastAsia"/>
          <w:lang w:val="en-US" w:eastAsia="zh-CN"/>
        </w:rPr>
        <w:t>校验、</w:t>
      </w:r>
      <w:r>
        <w:rPr>
          <w:lang w:val="en-US" w:eastAsia="zh-CN"/>
        </w:rPr>
        <w:t>论文合作关系网络</w:t>
      </w:r>
      <w:r>
        <w:rPr>
          <w:rFonts w:hint="eastAsia"/>
          <w:lang w:val="en-US" w:eastAsia="zh-CN"/>
        </w:rPr>
        <w:t>搭建。</w:t>
      </w:r>
    </w:p>
    <w:p w14:paraId="20E50B65">
      <w:pPr>
        <w:pStyle w:val="19"/>
        <w:bidi w:val="0"/>
        <w:ind w:left="0" w:leftChars="0" w:firstLine="0" w:firstLineChars="0"/>
      </w:pPr>
      <w:r>
        <w:rPr>
          <w:lang w:val="en-US" w:eastAsia="zh-CN"/>
        </w:rPr>
        <w:t>亿级论文数据整合</w:t>
      </w:r>
    </w:p>
    <w:p w14:paraId="36F3CBD6">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lang w:val="en-US" w:eastAsia="zh-CN"/>
        </w:rPr>
        <w:t>批量采集亿篇论文的全量字段数据，关联论文唯一ID、论文作者-唯一ID、论文作者-姓名等核心字段，同步对接学者唯一ID、姓名字段，完成论文数据与学者数据的关联匹配，清洗重复论文及无效作者</w:t>
      </w:r>
      <w:r>
        <w:rPr>
          <w:rFonts w:hint="eastAsia" w:ascii="Arial" w:hAnsi="Arial" w:eastAsia="Songti SC" w:cstheme="minorBidi"/>
          <w:kern w:val="2"/>
          <w:sz w:val="28"/>
          <w:szCs w:val="24"/>
          <w:lang w:val="en-US" w:eastAsia="zh-CN" w:bidi="ar-SA"/>
        </w:rPr>
        <w:t>数据，规范数据格式。</w:t>
      </w:r>
    </w:p>
    <w:p w14:paraId="2A8EA1A4">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（1）批量数据采集</w:t>
      </w:r>
    </w:p>
    <w:p w14:paraId="798D1743">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用户可配置论文数据采集范围与字段，启动批量采集功能，系统同步采集亿篇论文的全量字段数据，用户可实时查看采集进度，手动暂停、重启采集操作，适配数据采集需求。</w:t>
      </w:r>
    </w:p>
    <w:p w14:paraId="293FD476">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（2）数据关联匹配</w:t>
      </w:r>
    </w:p>
    <w:p w14:paraId="27E4DABE">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用户配置关联匹配规则，系统自动关联论文唯一ID、论文作者-唯一ID、论文作者-姓名等核心字段，同步对接学者唯一ID、姓名字段，完成论文数据与学者数据的关联匹配；用户核验匹配结果，手动修正匹配错误条目，确保关联精准。</w:t>
      </w:r>
    </w:p>
    <w:p w14:paraId="1264C5AC">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（3）数据清洗与规范</w:t>
      </w:r>
    </w:p>
    <w:p w14:paraId="055A0B7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pPr>
      <w:r>
        <w:rPr>
          <w:rFonts w:hint="eastAsia" w:ascii="Arial" w:hAnsi="Arial" w:eastAsia="Songti SC" w:cstheme="minorBidi"/>
          <w:kern w:val="2"/>
          <w:sz w:val="28"/>
          <w:szCs w:val="24"/>
          <w:lang w:val="en-US" w:eastAsia="zh-CN" w:bidi="ar-SA"/>
        </w:rPr>
        <w:t>用户配置数据清洗规则，系统自动清洗重复论文数据及无效作者信息，剔除错误、冗余内容；用户核验清洗结果，补充完善缺失数据，系统按统一标准规范数据格式，形成标准化论文与学者关联数据清单。</w:t>
      </w:r>
    </w:p>
    <w:p w14:paraId="05265012">
      <w:pPr>
        <w:pStyle w:val="19"/>
        <w:bidi w:val="0"/>
        <w:ind w:left="0" w:leftChars="0" w:firstLine="0" w:firstLineChars="0"/>
      </w:pPr>
      <w:r>
        <w:rPr>
          <w:lang w:val="en-US" w:eastAsia="zh-CN"/>
        </w:rPr>
        <w:t>作者消歧精准校验</w:t>
      </w:r>
    </w:p>
    <w:p w14:paraId="5C616958">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运用作者消歧算法，结合学者唯一ID、姓名、所在机构、研究方向及论文标题、发布年份等字段，精准区分重名作者，剔除误关联的作者数据，完成作者身份的精准匹配，确保合作关系识别的准确性。</w:t>
      </w:r>
    </w:p>
    <w:p w14:paraId="4426B2C5">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cstheme="minorBidi"/>
          <w:kern w:val="2"/>
          <w:sz w:val="28"/>
          <w:szCs w:val="24"/>
          <w:lang w:val="en-US" w:eastAsia="zh-CN" w:bidi="ar-SA"/>
        </w:rPr>
        <w:t>（1）</w:t>
      </w:r>
      <w:r>
        <w:rPr>
          <w:rFonts w:hint="eastAsia" w:ascii="Arial" w:hAnsi="Arial" w:eastAsia="Songti SC" w:cstheme="minorBidi"/>
          <w:kern w:val="2"/>
          <w:sz w:val="28"/>
          <w:szCs w:val="24"/>
          <w:lang w:val="en-US" w:eastAsia="zh-CN" w:bidi="ar-SA"/>
        </w:rPr>
        <w:t>消歧算法配置</w:t>
      </w:r>
    </w:p>
    <w:p w14:paraId="503CE5B2">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用户可启用系统内置的作者消歧算法，手动配置消歧核心参数，关联学者唯一ID、姓名、所在机构、研究方向及论文标题、发布年份等字段，明确消歧匹配标准。</w:t>
      </w:r>
    </w:p>
    <w:p w14:paraId="3335CA0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（2）重名作者区分</w:t>
      </w:r>
    </w:p>
    <w:p w14:paraId="1138B4EE">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系统基于配置的消歧规则与算法，自动精准区分重名作者，标记疑似误关联的作者数据；用户批量或单个查看消歧结果，手动确认重名作者区分准确性，剔除误关联的作者数据。</w:t>
      </w:r>
    </w:p>
    <w:p w14:paraId="07C68E56">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（3）身份精准校验</w:t>
      </w:r>
    </w:p>
    <w:p w14:paraId="2C47B07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用户发起作者身份校验操作，系统结合消歧结果，完成作者身份的精准匹配，关联学者与对应论文作者身份；用户核验校验结果，修正身份匹配偏差，确保后续合作关系识别准确无误。</w:t>
      </w:r>
    </w:p>
    <w:p w14:paraId="363F2A80">
      <w:pPr>
        <w:pStyle w:val="19"/>
        <w:bidi w:val="0"/>
        <w:ind w:left="0" w:leftChars="0" w:firstLine="0" w:firstLineChars="0"/>
      </w:pPr>
      <w:r>
        <w:rPr>
          <w:lang w:val="en-US" w:eastAsia="zh-CN"/>
        </w:rPr>
        <w:t>论文合作关系网络搭建</w:t>
      </w:r>
    </w:p>
    <w:p w14:paraId="03CD0085">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eastAsia" w:ascii="Arial" w:hAnsi="Arial" w:eastAsia="Songti SC" w:cstheme="minorBidi"/>
          <w:kern w:val="2"/>
          <w:sz w:val="28"/>
          <w:szCs w:val="24"/>
          <w:lang w:val="en-US" w:eastAsia="zh-CN" w:bidi="ar-SA"/>
        </w:rPr>
      </w:pPr>
      <w:r>
        <w:rPr>
          <w:lang w:val="en-US" w:eastAsia="zh-CN"/>
        </w:rPr>
        <w:t>基于作者消歧结果，通过合作频次分析算法，提取同一篇论文中的共同作者关联，统计学者间论文合作频次，构建全球学者论文合作关系网络，关联双方学者唯一ID及合作论文唯一ID，形成结构化合</w:t>
      </w:r>
      <w:r>
        <w:rPr>
          <w:rFonts w:hint="eastAsia" w:ascii="Arial" w:hAnsi="Arial" w:eastAsia="Songti SC" w:cstheme="minorBidi"/>
          <w:kern w:val="2"/>
          <w:sz w:val="28"/>
          <w:szCs w:val="24"/>
          <w:lang w:val="en-US" w:eastAsia="zh-CN" w:bidi="ar-SA"/>
        </w:rPr>
        <w:t>作关系数据。</w:t>
      </w:r>
    </w:p>
    <w:p w14:paraId="69E1627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（1）</w:t>
      </w:r>
      <w:r>
        <w:rPr>
          <w:rFonts w:hint="default" w:ascii="Arial" w:hAnsi="Arial" w:eastAsia="Songti SC" w:cstheme="minorBidi"/>
          <w:kern w:val="2"/>
          <w:sz w:val="28"/>
          <w:szCs w:val="24"/>
          <w:lang w:val="en-US" w:eastAsia="zh-CN" w:bidi="ar-SA"/>
        </w:rPr>
        <w:t>合作关联提取</w:t>
      </w:r>
    </w:p>
    <w:p w14:paraId="2DDA9BCB">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default" w:ascii="Arial" w:hAnsi="Arial" w:eastAsia="Songti SC" w:cstheme="minorBidi"/>
          <w:kern w:val="2"/>
          <w:sz w:val="28"/>
          <w:szCs w:val="24"/>
          <w:lang w:val="en-US" w:eastAsia="zh-CN" w:bidi="ar-SA"/>
        </w:rPr>
        <w:t>用户确认作者消歧校验结果后，触发合作关联提取操作，系统基于消歧结果，通过合作频次分析算法，自动提取同一篇论文中的共同作者关联，梳理学者间的论文合作关联关系。</w:t>
      </w:r>
    </w:p>
    <w:p w14:paraId="223FB829">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（2）</w:t>
      </w:r>
      <w:r>
        <w:rPr>
          <w:rFonts w:hint="default" w:ascii="Arial" w:hAnsi="Arial" w:eastAsia="Songti SC" w:cstheme="minorBidi"/>
          <w:kern w:val="2"/>
          <w:sz w:val="28"/>
          <w:szCs w:val="24"/>
          <w:lang w:val="en-US" w:eastAsia="zh-CN" w:bidi="ar-SA"/>
        </w:rPr>
        <w:t>合作频次统计</w:t>
      </w:r>
    </w:p>
    <w:p w14:paraId="126C864E">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default" w:ascii="Arial" w:hAnsi="Arial" w:eastAsia="Songti SC" w:cstheme="minorBidi"/>
          <w:kern w:val="2"/>
          <w:sz w:val="28"/>
          <w:szCs w:val="24"/>
          <w:lang w:val="en-US" w:eastAsia="zh-CN" w:bidi="ar-SA"/>
        </w:rPr>
        <w:t>系统自动统计学者间的论文合作频次，按合作频次高低排序展示；用户可配置频次统计规则（如按时间范围统计），手动核验统计结果，修正频次统计偏差，确保统计精准。</w:t>
      </w:r>
    </w:p>
    <w:p w14:paraId="4937DA2C">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ascii="Arial" w:hAnsi="Arial" w:eastAsia="Songti SC" w:cstheme="minorBidi"/>
          <w:kern w:val="2"/>
          <w:sz w:val="28"/>
          <w:szCs w:val="24"/>
          <w:lang w:val="en-US" w:eastAsia="zh-CN" w:bidi="ar-SA"/>
        </w:rPr>
      </w:pPr>
      <w:r>
        <w:rPr>
          <w:rFonts w:hint="eastAsia" w:ascii="Arial" w:hAnsi="Arial" w:eastAsia="Songti SC" w:cstheme="minorBidi"/>
          <w:kern w:val="2"/>
          <w:sz w:val="28"/>
          <w:szCs w:val="24"/>
          <w:lang w:val="en-US" w:eastAsia="zh-CN" w:bidi="ar-SA"/>
        </w:rPr>
        <w:t>（3）</w:t>
      </w:r>
      <w:r>
        <w:rPr>
          <w:rFonts w:hint="default" w:ascii="Arial" w:hAnsi="Arial" w:eastAsia="Songti SC" w:cstheme="minorBidi"/>
          <w:kern w:val="2"/>
          <w:sz w:val="28"/>
          <w:szCs w:val="24"/>
          <w:lang w:val="en-US" w:eastAsia="zh-CN" w:bidi="ar-SA"/>
        </w:rPr>
        <w:t>关系网络搭建与数据生成</w:t>
      </w:r>
    </w:p>
    <w:p w14:paraId="69DA5C2E">
      <w:pPr>
        <w:pStyle w:val="2"/>
        <w:keepNext w:val="0"/>
        <w:keepLines w:val="0"/>
        <w:pageBreakBefore w:val="0"/>
        <w:widowControl w:val="0"/>
        <w:kinsoku/>
        <w:wordWrap/>
        <w:overflowPunct/>
        <w:topLinePunct w:val="0"/>
        <w:autoSpaceDE/>
        <w:autoSpaceDN/>
        <w:bidi w:val="0"/>
        <w:adjustRightInd/>
        <w:snapToGrid/>
        <w:spacing w:before="0" w:beforeAutospacing="0" w:after="0"/>
        <w:textAlignment w:val="auto"/>
        <w:rPr>
          <w:rFonts w:hint="default"/>
          <w:lang w:val="en-US" w:eastAsia="zh-CN"/>
        </w:rPr>
      </w:pPr>
      <w:r>
        <w:rPr>
          <w:rFonts w:hint="default" w:ascii="Arial" w:hAnsi="Arial" w:eastAsia="Songti SC" w:cstheme="minorBidi"/>
          <w:kern w:val="2"/>
          <w:sz w:val="28"/>
          <w:szCs w:val="24"/>
          <w:lang w:val="en-US" w:eastAsia="zh-CN" w:bidi="ar-SA"/>
        </w:rPr>
        <w:t>用户配置合作关系网络搭建参数，系统基于合作关联与频次统计结果，构建全球学者论文合作关系网络；同时关联双方学者唯一ID及合作论文唯一ID，生成结构化合作关系数据，用户可查询、筛选、导出数据，支撑后续相关应用。</w:t>
      </w:r>
    </w:p>
    <w:p w14:paraId="1197482E">
      <w:pPr>
        <w:pStyle w:val="10"/>
        <w:bidi w:val="0"/>
        <w:rPr>
          <w:rFonts w:hint="default"/>
          <w:lang w:val="en-US" w:eastAsia="zh-CN"/>
        </w:rPr>
      </w:pPr>
      <w:r>
        <w:rPr>
          <w:rFonts w:hint="default"/>
          <w:lang w:val="en-US" w:eastAsia="zh-CN"/>
        </w:rPr>
        <w:t>合作数据量化统计</w:t>
      </w:r>
    </w:p>
    <w:p w14:paraId="47246752">
      <w:pPr>
        <w:bidi w:val="0"/>
        <w:rPr>
          <w:lang w:val="en-US" w:eastAsia="zh-CN"/>
        </w:rPr>
      </w:pPr>
      <w:r>
        <w:rPr>
          <w:lang w:val="en-US" w:eastAsia="zh-CN"/>
        </w:rPr>
        <w:t>提供论文合作多维度量化统计、统计结果规范化整理及数据可视化适配功能，结合</w:t>
      </w:r>
      <w:r>
        <w:rPr>
          <w:rFonts w:hint="eastAsia"/>
          <w:lang w:val="en-US" w:eastAsia="zh-CN"/>
        </w:rPr>
        <w:t>相关</w:t>
      </w:r>
      <w:r>
        <w:rPr>
          <w:lang w:val="en-US" w:eastAsia="zh-CN"/>
        </w:rPr>
        <w:t>字段，完成合作论文及相关指标的精准统计，输出标准化统计数据。</w:t>
      </w:r>
    </w:p>
    <w:p w14:paraId="75A59662">
      <w:pPr>
        <w:bidi w:val="0"/>
        <w:rPr>
          <w:rFonts w:hint="default"/>
          <w:lang w:val="en-US"/>
        </w:rPr>
      </w:pPr>
      <w:r>
        <w:rPr>
          <w:rFonts w:hint="default"/>
          <w:lang w:val="en-US" w:eastAsia="zh-CN"/>
        </w:rPr>
        <w:t>合作数据量化</w:t>
      </w:r>
      <w:r>
        <w:rPr>
          <w:rFonts w:hint="eastAsia"/>
          <w:lang w:val="en-US" w:eastAsia="zh-CN"/>
        </w:rPr>
        <w:t>统计</w:t>
      </w:r>
      <w:r>
        <w:rPr>
          <w:lang w:val="en-US" w:eastAsia="zh-CN"/>
        </w:rPr>
        <w:t>具体功能</w:t>
      </w:r>
      <w:r>
        <w:rPr>
          <w:rFonts w:hint="eastAsia"/>
          <w:lang w:val="en-US" w:eastAsia="zh-CN"/>
        </w:rPr>
        <w:t>包括</w:t>
      </w:r>
      <w:r>
        <w:rPr>
          <w:lang w:val="en-US" w:eastAsia="zh-CN"/>
        </w:rPr>
        <w:t>合作论文数量</w:t>
      </w:r>
      <w:r>
        <w:rPr>
          <w:rFonts w:hint="eastAsia"/>
          <w:lang w:val="en-US" w:eastAsia="zh-CN"/>
        </w:rPr>
        <w:t>统计、</w:t>
      </w:r>
      <w:r>
        <w:rPr>
          <w:lang w:val="en-US" w:eastAsia="zh-CN"/>
        </w:rPr>
        <w:t>期刊/会议级别分布</w:t>
      </w:r>
      <w:r>
        <w:rPr>
          <w:rFonts w:hint="eastAsia"/>
          <w:lang w:val="en-US" w:eastAsia="zh-CN"/>
        </w:rPr>
        <w:t>统计、</w:t>
      </w:r>
      <w:r>
        <w:rPr>
          <w:lang w:val="en-US" w:eastAsia="zh-CN"/>
        </w:rPr>
        <w:t>论文被引情况</w:t>
      </w:r>
      <w:r>
        <w:rPr>
          <w:rFonts w:hint="eastAsia"/>
          <w:lang w:val="en-US" w:eastAsia="zh-CN"/>
        </w:rPr>
        <w:t>统计。</w:t>
      </w:r>
    </w:p>
    <w:p w14:paraId="0316CF42">
      <w:pPr>
        <w:pStyle w:val="19"/>
        <w:bidi w:val="0"/>
        <w:ind w:left="0" w:leftChars="0" w:firstLine="0" w:firstLineChars="0"/>
      </w:pPr>
      <w:r>
        <w:rPr>
          <w:lang w:val="en-US" w:eastAsia="zh-CN"/>
        </w:rPr>
        <w:t>合作论文数量统计</w:t>
      </w:r>
    </w:p>
    <w:p w14:paraId="00CE0D03">
      <w:pPr>
        <w:bidi w:val="0"/>
        <w:rPr>
          <w:lang w:val="en-US" w:eastAsia="zh-CN"/>
        </w:rPr>
      </w:pPr>
      <w:r>
        <w:rPr>
          <w:lang w:val="en-US" w:eastAsia="zh-CN"/>
        </w:rPr>
        <w:t>关联学者唯一ID、论文作者-唯一ID及论文唯一ID，精准统计任意两位学者间的共同合作论文总量，支持按发布年份、语言等维度细分统计，生成量化统计结果。</w:t>
      </w:r>
    </w:p>
    <w:p w14:paraId="0A0E2F6B">
      <w:pPr>
        <w:bidi w:val="0"/>
        <w:rPr>
          <w:rFonts w:hint="eastAsia"/>
          <w:lang w:val="en-US" w:eastAsia="zh-CN"/>
        </w:rPr>
      </w:pPr>
      <w:r>
        <w:rPr>
          <w:rFonts w:hint="eastAsia"/>
          <w:lang w:val="en-US" w:eastAsia="zh-CN"/>
        </w:rPr>
        <w:t>（1）数据关联配置</w:t>
      </w:r>
    </w:p>
    <w:p w14:paraId="5F373EED">
      <w:pPr>
        <w:bidi w:val="0"/>
        <w:rPr>
          <w:rFonts w:hint="eastAsia"/>
          <w:lang w:val="en-US" w:eastAsia="zh-CN"/>
        </w:rPr>
      </w:pPr>
      <w:r>
        <w:rPr>
          <w:rFonts w:hint="eastAsia"/>
          <w:lang w:val="en-US" w:eastAsia="zh-CN"/>
        </w:rPr>
        <w:t>用户配置数据关联规则，系统自动关联学者唯一ID、论文作者-唯一ID及论文唯一ID，确保统计数据来源精准；用户核验关联结果，手动修正关联错误条目，为数量统计奠定基础。</w:t>
      </w:r>
    </w:p>
    <w:p w14:paraId="5957C066">
      <w:pPr>
        <w:bidi w:val="0"/>
        <w:rPr>
          <w:rFonts w:hint="eastAsia"/>
          <w:lang w:val="en-US" w:eastAsia="zh-CN"/>
        </w:rPr>
      </w:pPr>
      <w:r>
        <w:rPr>
          <w:rFonts w:hint="eastAsia"/>
          <w:lang w:val="en-US" w:eastAsia="zh-CN"/>
        </w:rPr>
        <w:t>（2）总量与细分统计</w:t>
      </w:r>
    </w:p>
    <w:p w14:paraId="334A082F">
      <w:pPr>
        <w:bidi w:val="0"/>
        <w:rPr>
          <w:rFonts w:hint="eastAsia"/>
          <w:lang w:val="en-US" w:eastAsia="zh-CN"/>
        </w:rPr>
      </w:pPr>
      <w:r>
        <w:rPr>
          <w:rFonts w:hint="eastAsia"/>
          <w:lang w:val="en-US" w:eastAsia="zh-CN"/>
        </w:rPr>
        <w:t>用户选择目标学者对，触发数量统计操作，系统精准统计两位学者间的共同合作论文总量；用户可配置细分统计维度（如发布年份、论文语言等），系统同步完成细分统计，按维度分类呈现结果。</w:t>
      </w:r>
    </w:p>
    <w:p w14:paraId="03FDAD10">
      <w:pPr>
        <w:bidi w:val="0"/>
        <w:rPr>
          <w:rFonts w:hint="eastAsia"/>
          <w:lang w:val="en-US" w:eastAsia="zh-CN"/>
        </w:rPr>
      </w:pPr>
      <w:r>
        <w:rPr>
          <w:rFonts w:hint="eastAsia"/>
          <w:lang w:val="en-US" w:eastAsia="zh-CN"/>
        </w:rPr>
        <w:t>（3）统计结果输出</w:t>
      </w:r>
    </w:p>
    <w:p w14:paraId="5308167A">
      <w:pPr>
        <w:bidi w:val="0"/>
      </w:pPr>
      <w:r>
        <w:rPr>
          <w:rFonts w:hint="eastAsia"/>
          <w:lang w:val="en-US" w:eastAsia="zh-CN"/>
        </w:rPr>
        <w:t>系统生成标准化量化统计结果，清晰标注总量及各细分维度数据，用户可核验统计明细，修正统计偏差，确认无误后导出统计结果，支撑后续分析使用。</w:t>
      </w:r>
    </w:p>
    <w:p w14:paraId="4A3FE490">
      <w:pPr>
        <w:pStyle w:val="19"/>
        <w:bidi w:val="0"/>
        <w:ind w:left="0" w:leftChars="0" w:firstLine="0" w:firstLineChars="0"/>
      </w:pPr>
      <w:r>
        <w:rPr>
          <w:lang w:val="en-US" w:eastAsia="zh-CN"/>
        </w:rPr>
        <w:t>期刊/会议级别分布统计</w:t>
      </w:r>
    </w:p>
    <w:p w14:paraId="3A4D7B70">
      <w:pPr>
        <w:bidi w:val="0"/>
        <w:rPr>
          <w:rFonts w:hint="eastAsia"/>
          <w:lang w:val="en-US" w:eastAsia="zh-CN"/>
        </w:rPr>
      </w:pPr>
      <w:r>
        <w:rPr>
          <w:lang w:val="en-US" w:eastAsia="zh-CN"/>
        </w:rPr>
        <w:t>整合论文发布源、期刊会议相关信息字段，对合作论文的期刊/会议级别进行分类梳理，统计不同级别期刊/会议的合作论文分布数量及占比</w:t>
      </w:r>
      <w:r>
        <w:rPr>
          <w:rFonts w:hint="eastAsia"/>
          <w:lang w:val="en-US" w:eastAsia="zh-CN"/>
        </w:rPr>
        <w:t>，完成分布情况量化呈现。</w:t>
      </w:r>
    </w:p>
    <w:p w14:paraId="5EEA665C">
      <w:pPr>
        <w:bidi w:val="0"/>
        <w:rPr>
          <w:rFonts w:hint="eastAsia"/>
          <w:lang w:val="en-US" w:eastAsia="zh-CN"/>
        </w:rPr>
      </w:pPr>
      <w:r>
        <w:rPr>
          <w:rFonts w:hint="eastAsia"/>
          <w:lang w:val="en-US" w:eastAsia="zh-CN"/>
        </w:rPr>
        <w:t>（1）信息整合配置</w:t>
      </w:r>
    </w:p>
    <w:p w14:paraId="5024DCF0">
      <w:pPr>
        <w:bidi w:val="0"/>
        <w:rPr>
          <w:rFonts w:hint="eastAsia"/>
          <w:lang w:val="en-US" w:eastAsia="zh-CN"/>
        </w:rPr>
      </w:pPr>
      <w:r>
        <w:rPr>
          <w:rFonts w:hint="eastAsia"/>
          <w:lang w:val="en-US" w:eastAsia="zh-CN"/>
        </w:rPr>
        <w:t>用户配置需整合的论文发布源、期刊会议相关字段，系统自动整合合作论文对应的发布源及期刊会议信息；用户核验整合结果，手动补充缺失信息、剔除无效内容，确保信息完整。</w:t>
      </w:r>
    </w:p>
    <w:p w14:paraId="54264D83">
      <w:pPr>
        <w:bidi w:val="0"/>
        <w:rPr>
          <w:rFonts w:hint="eastAsia"/>
          <w:lang w:val="en-US" w:eastAsia="zh-CN"/>
        </w:rPr>
      </w:pPr>
      <w:r>
        <w:rPr>
          <w:rFonts w:hint="eastAsia"/>
          <w:lang w:val="en-US" w:eastAsia="zh-CN"/>
        </w:rPr>
        <w:t>（2）级别分类与统计</w:t>
      </w:r>
    </w:p>
    <w:p w14:paraId="70F359E8">
      <w:pPr>
        <w:bidi w:val="0"/>
        <w:rPr>
          <w:rFonts w:hint="eastAsia"/>
          <w:lang w:val="en-US" w:eastAsia="zh-CN"/>
        </w:rPr>
      </w:pPr>
      <w:r>
        <w:rPr>
          <w:rFonts w:hint="eastAsia"/>
          <w:lang w:val="en-US" w:eastAsia="zh-CN"/>
        </w:rPr>
        <w:t>用户配置期刊/会议级别分类标准，系统按标准对合作论文的期刊/会议级别进行分类梳理，统计不同级别期刊/会议的合作论文分布数量及占比；用户可手动调整分类标准，重新触发统计，适配不同统计需求。</w:t>
      </w:r>
    </w:p>
    <w:p w14:paraId="5B712DEA">
      <w:pPr>
        <w:bidi w:val="0"/>
        <w:rPr>
          <w:rFonts w:hint="eastAsia"/>
          <w:lang w:val="en-US" w:eastAsia="zh-CN"/>
        </w:rPr>
      </w:pPr>
      <w:r>
        <w:rPr>
          <w:rFonts w:hint="eastAsia"/>
          <w:lang w:val="en-US" w:eastAsia="zh-CN"/>
        </w:rPr>
        <w:t>（3）量化结果呈现</w:t>
      </w:r>
    </w:p>
    <w:p w14:paraId="7311C53B">
      <w:pPr>
        <w:bidi w:val="0"/>
      </w:pPr>
      <w:r>
        <w:rPr>
          <w:rFonts w:hint="eastAsia"/>
          <w:lang w:val="en-US" w:eastAsia="zh-CN"/>
        </w:rPr>
        <w:t>系统按用户配置的呈现方式，完成分布情况量化呈现，清晰展示各级别占比及数</w:t>
      </w:r>
      <w:r>
        <w:rPr>
          <w:rFonts w:hint="eastAsia"/>
        </w:rPr>
        <w:t>量差异；用户可核验呈现结果，修正分类或统计偏差，确保分布统计精准可用。</w:t>
      </w:r>
    </w:p>
    <w:p w14:paraId="544D6184">
      <w:pPr>
        <w:pStyle w:val="19"/>
        <w:bidi w:val="0"/>
        <w:ind w:left="0" w:leftChars="0" w:firstLine="0" w:firstLineChars="0"/>
      </w:pPr>
      <w:r>
        <w:rPr>
          <w:lang w:val="en-US" w:eastAsia="zh-CN"/>
        </w:rPr>
        <w:t>论文被引情况统计</w:t>
      </w:r>
    </w:p>
    <w:p w14:paraId="41911B7D">
      <w:pPr>
        <w:bidi w:val="0"/>
        <w:rPr>
          <w:rFonts w:hint="eastAsia"/>
          <w:lang w:val="en-US" w:eastAsia="zh-CN"/>
        </w:rPr>
      </w:pPr>
      <w:r>
        <w:rPr>
          <w:lang w:val="en-US" w:eastAsia="zh-CN"/>
        </w:rPr>
        <w:t>对接论文被引相关数据，关联论文唯一ID，统计合作论文的总被引次数、单篇最高被引次数及平均被引次数，同步关联发布年份，分析被引情况的时间变化趋势，</w:t>
      </w:r>
      <w:r>
        <w:rPr>
          <w:rFonts w:hint="eastAsia"/>
          <w:lang w:val="en-US" w:eastAsia="zh-CN"/>
        </w:rPr>
        <w:t>输出完整量化统计报告。</w:t>
      </w:r>
    </w:p>
    <w:p w14:paraId="76C4D7F7">
      <w:pPr>
        <w:bidi w:val="0"/>
        <w:rPr>
          <w:rFonts w:hint="default"/>
          <w:lang w:val="en-US" w:eastAsia="zh-CN"/>
        </w:rPr>
      </w:pPr>
      <w:r>
        <w:rPr>
          <w:rFonts w:hint="eastAsia"/>
          <w:lang w:val="en-US" w:eastAsia="zh-CN"/>
        </w:rPr>
        <w:t>（1）</w:t>
      </w:r>
      <w:r>
        <w:rPr>
          <w:rFonts w:hint="default"/>
          <w:lang w:val="en-US" w:eastAsia="zh-CN"/>
        </w:rPr>
        <w:t>被引数据对接</w:t>
      </w:r>
    </w:p>
    <w:p w14:paraId="58469CE3">
      <w:pPr>
        <w:bidi w:val="0"/>
        <w:rPr>
          <w:rFonts w:hint="default"/>
          <w:lang w:val="en-US" w:eastAsia="zh-CN"/>
        </w:rPr>
      </w:pPr>
      <w:r>
        <w:rPr>
          <w:rFonts w:hint="default"/>
          <w:lang w:val="en-US" w:eastAsia="zh-CN"/>
        </w:rPr>
        <w:t>用户配置论文被引数据对接参数，系统自动对接论文被引相关数据，关联论文唯一ID，确保被引数据与合作论文精准匹配；用户核验对接结果，手动修正匹配错误，补充缺失的被引数据。</w:t>
      </w:r>
    </w:p>
    <w:p w14:paraId="11E1D316">
      <w:pPr>
        <w:bidi w:val="0"/>
        <w:rPr>
          <w:rFonts w:hint="default"/>
          <w:lang w:val="en-US" w:eastAsia="zh-CN"/>
        </w:rPr>
      </w:pPr>
      <w:r>
        <w:rPr>
          <w:rFonts w:hint="eastAsia"/>
          <w:lang w:val="en-US" w:eastAsia="zh-CN"/>
        </w:rPr>
        <w:t>（2）</w:t>
      </w:r>
      <w:r>
        <w:rPr>
          <w:rFonts w:hint="default"/>
          <w:lang w:val="en-US" w:eastAsia="zh-CN"/>
        </w:rPr>
        <w:t>多维度被引统计</w:t>
      </w:r>
    </w:p>
    <w:p w14:paraId="408B1515">
      <w:pPr>
        <w:bidi w:val="0"/>
        <w:rPr>
          <w:rFonts w:hint="default"/>
          <w:lang w:val="en-US" w:eastAsia="zh-CN"/>
        </w:rPr>
      </w:pPr>
      <w:r>
        <w:rPr>
          <w:rFonts w:hint="default"/>
          <w:lang w:val="en-US" w:eastAsia="zh-CN"/>
        </w:rPr>
        <w:t>用户触发被引情况统计操作，系统统计合作论文的总被引次数、单篇最高被引次数及平均被引次数；用户可配置统计规则，同步关联论文发布年份，系统自动分析被引情况的时间变化趋势。</w:t>
      </w:r>
    </w:p>
    <w:p w14:paraId="142C3067">
      <w:pPr>
        <w:bidi w:val="0"/>
        <w:rPr>
          <w:rFonts w:hint="default"/>
          <w:lang w:val="en-US" w:eastAsia="zh-CN"/>
        </w:rPr>
      </w:pPr>
      <w:r>
        <w:rPr>
          <w:rFonts w:hint="eastAsia"/>
          <w:lang w:val="en-US" w:eastAsia="zh-CN"/>
        </w:rPr>
        <w:t>（3）</w:t>
      </w:r>
      <w:r>
        <w:rPr>
          <w:rFonts w:hint="default"/>
          <w:lang w:val="en-US" w:eastAsia="zh-CN"/>
        </w:rPr>
        <w:t>统计报告输出</w:t>
      </w:r>
    </w:p>
    <w:p w14:paraId="59030053">
      <w:pPr>
        <w:bidi w:val="0"/>
        <w:rPr>
          <w:rFonts w:hint="default"/>
          <w:lang w:val="en-US" w:eastAsia="zh-CN"/>
        </w:rPr>
      </w:pPr>
      <w:r>
        <w:rPr>
          <w:rFonts w:hint="default"/>
          <w:lang w:val="en-US" w:eastAsia="zh-CN"/>
        </w:rPr>
        <w:t>系统整合所有统计数据及趋势分析结果，生成完整量化统计报告；用户可配置报告字段与呈现样式，核验报告内容，修正统计偏差，确认无误后导出报告，支撑后续合作价值评估。</w:t>
      </w:r>
    </w:p>
    <w:p w14:paraId="00E4628A">
      <w:pPr>
        <w:pStyle w:val="10"/>
        <w:bidi w:val="0"/>
        <w:rPr>
          <w:rFonts w:hint="default"/>
          <w:lang w:val="en-US" w:eastAsia="zh-CN"/>
        </w:rPr>
      </w:pPr>
      <w:r>
        <w:rPr>
          <w:rFonts w:hint="default"/>
          <w:lang w:val="en-US" w:eastAsia="zh-CN"/>
        </w:rPr>
        <w:t>合作网络与影响力分析</w:t>
      </w:r>
    </w:p>
    <w:p w14:paraId="4D5D35C3">
      <w:pPr>
        <w:bidi w:val="0"/>
        <w:rPr>
          <w:lang w:val="en-US" w:eastAsia="zh-CN"/>
        </w:rPr>
      </w:pPr>
      <w:r>
        <w:rPr>
          <w:lang w:val="en-US" w:eastAsia="zh-CN"/>
        </w:rPr>
        <w:t>提供合作研究方向挖掘、核心合作团队识别及合作网络影响力评估功能，结合</w:t>
      </w:r>
      <w:r>
        <w:rPr>
          <w:rFonts w:hint="eastAsia"/>
          <w:lang w:val="en-US" w:eastAsia="zh-CN"/>
        </w:rPr>
        <w:t>相关</w:t>
      </w:r>
      <w:r>
        <w:rPr>
          <w:lang w:val="en-US" w:eastAsia="zh-CN"/>
        </w:rPr>
        <w:t>全量字段，完成合作网络深度分析，支撑学者影响力评估。</w:t>
      </w:r>
    </w:p>
    <w:p w14:paraId="69DDBC37">
      <w:pPr>
        <w:bidi w:val="0"/>
        <w:rPr>
          <w:rFonts w:hint="default"/>
          <w:lang w:val="en-US"/>
        </w:rPr>
      </w:pPr>
      <w:r>
        <w:rPr>
          <w:rFonts w:hint="default"/>
          <w:lang w:val="en-US" w:eastAsia="zh-CN"/>
        </w:rPr>
        <w:t>合作网络与影响力</w:t>
      </w:r>
      <w:r>
        <w:rPr>
          <w:rFonts w:hint="eastAsia"/>
          <w:lang w:val="en-US" w:eastAsia="zh-CN"/>
        </w:rPr>
        <w:t>分析</w:t>
      </w:r>
      <w:r>
        <w:rPr>
          <w:lang w:val="en-US" w:eastAsia="zh-CN"/>
        </w:rPr>
        <w:t>具体功能</w:t>
      </w:r>
      <w:r>
        <w:rPr>
          <w:rFonts w:hint="eastAsia"/>
          <w:lang w:val="en-US" w:eastAsia="zh-CN"/>
        </w:rPr>
        <w:t>包括</w:t>
      </w:r>
      <w:r>
        <w:rPr>
          <w:lang w:val="en-US" w:eastAsia="zh-CN"/>
        </w:rPr>
        <w:t>合作研究方向</w:t>
      </w:r>
      <w:r>
        <w:rPr>
          <w:rFonts w:hint="eastAsia"/>
          <w:lang w:val="en-US" w:eastAsia="zh-CN"/>
        </w:rPr>
        <w:t>分析、</w:t>
      </w:r>
      <w:r>
        <w:rPr>
          <w:lang w:val="en-US" w:eastAsia="zh-CN"/>
        </w:rPr>
        <w:t>核心合作团队</w:t>
      </w:r>
      <w:r>
        <w:rPr>
          <w:rFonts w:hint="eastAsia"/>
          <w:lang w:val="en-US" w:eastAsia="zh-CN"/>
        </w:rPr>
        <w:t>识别、</w:t>
      </w:r>
      <w:r>
        <w:rPr>
          <w:lang w:val="en-US" w:eastAsia="zh-CN"/>
        </w:rPr>
        <w:t>合作网络影响力</w:t>
      </w:r>
      <w:r>
        <w:rPr>
          <w:rFonts w:hint="eastAsia"/>
          <w:lang w:val="en-US" w:eastAsia="zh-CN"/>
        </w:rPr>
        <w:t>评估。</w:t>
      </w:r>
    </w:p>
    <w:p w14:paraId="22D43481">
      <w:pPr>
        <w:pStyle w:val="19"/>
        <w:bidi w:val="0"/>
        <w:ind w:left="0" w:leftChars="0" w:firstLine="0" w:firstLineChars="0"/>
      </w:pPr>
      <w:r>
        <w:rPr>
          <w:lang w:val="en-US" w:eastAsia="zh-CN"/>
        </w:rPr>
        <w:t>合作研究方向分析</w:t>
      </w:r>
    </w:p>
    <w:p w14:paraId="0895AF19">
      <w:pPr>
        <w:bidi w:val="0"/>
        <w:rPr>
          <w:lang w:val="en-US" w:eastAsia="zh-CN"/>
        </w:rPr>
      </w:pPr>
      <w:r>
        <w:rPr>
          <w:lang w:val="en-US" w:eastAsia="zh-CN"/>
        </w:rPr>
        <w:t>基于合作论文的论文标题、论文摘要字段，提取关键词并进行语义分析，挖掘学者合作形成的核心研究方向，统计不同研究方向的合作论文数量，呈现合作研究领域分布特征。</w:t>
      </w:r>
    </w:p>
    <w:p w14:paraId="5110DB82">
      <w:pPr>
        <w:bidi w:val="0"/>
        <w:rPr>
          <w:rFonts w:hint="eastAsia"/>
          <w:lang w:val="en-US" w:eastAsia="zh-CN"/>
        </w:rPr>
      </w:pPr>
      <w:r>
        <w:rPr>
          <w:rFonts w:hint="eastAsia"/>
          <w:lang w:val="en-US" w:eastAsia="zh-CN"/>
        </w:rPr>
        <w:t>（1）合作论文数据筛选与预处理</w:t>
      </w:r>
    </w:p>
    <w:p w14:paraId="0647E869">
      <w:pPr>
        <w:bidi w:val="0"/>
        <w:rPr>
          <w:rFonts w:hint="eastAsia"/>
          <w:lang w:val="en-US" w:eastAsia="zh-CN"/>
        </w:rPr>
      </w:pPr>
      <w:r>
        <w:rPr>
          <w:rFonts w:hint="eastAsia"/>
          <w:lang w:val="en-US" w:eastAsia="zh-CN"/>
        </w:rPr>
        <w:t>系统可自动关联目标学者融合亿级论文数据库的全部合作论文数据，结合作者消歧结果剔除无效数据并提取、清洗标题和摘要字段生成标准化数据集，同时支持用户自定义筛选条件、手动调整分析数据源。</w:t>
      </w:r>
    </w:p>
    <w:p w14:paraId="20B25768">
      <w:pPr>
        <w:bidi w:val="0"/>
        <w:rPr>
          <w:rFonts w:hint="eastAsia"/>
          <w:lang w:val="en-US" w:eastAsia="zh-CN"/>
        </w:rPr>
      </w:pPr>
      <w:r>
        <w:rPr>
          <w:rFonts w:hint="eastAsia"/>
          <w:lang w:val="en-US" w:eastAsia="zh-CN"/>
        </w:rPr>
        <w:t>（2）关键词提取与语义分析</w:t>
      </w:r>
    </w:p>
    <w:p w14:paraId="0B945D6B">
      <w:pPr>
        <w:bidi w:val="0"/>
        <w:rPr>
          <w:rFonts w:hint="eastAsia"/>
          <w:lang w:val="en-US" w:eastAsia="zh-CN"/>
        </w:rPr>
      </w:pPr>
      <w:r>
        <w:rPr>
          <w:rFonts w:hint="eastAsia"/>
          <w:lang w:val="en-US" w:eastAsia="zh-CN"/>
        </w:rPr>
        <w:t>系统基于预处理后的文本数据，通过算法结合语义分词技术提取关键词，通过语义相似度算法进行聚类合并，并支持用户自定义提取阈值、手动调整聚类结果以确保贴合实际研究场景。</w:t>
      </w:r>
    </w:p>
    <w:p w14:paraId="3CB24665">
      <w:pPr>
        <w:bidi w:val="0"/>
        <w:rPr>
          <w:rFonts w:hint="eastAsia"/>
          <w:lang w:val="en-US" w:eastAsia="zh-CN"/>
        </w:rPr>
      </w:pPr>
      <w:r>
        <w:rPr>
          <w:rFonts w:hint="eastAsia"/>
          <w:lang w:val="en-US" w:eastAsia="zh-CN"/>
        </w:rPr>
        <w:t>（3）合作研究方向挖掘与量化统计</w:t>
      </w:r>
    </w:p>
    <w:p w14:paraId="55F01CBC">
      <w:pPr>
        <w:bidi w:val="0"/>
        <w:rPr>
          <w:rFonts w:hint="eastAsia"/>
          <w:lang w:val="en-US" w:eastAsia="zh-CN"/>
        </w:rPr>
      </w:pPr>
      <w:r>
        <w:rPr>
          <w:rFonts w:hint="eastAsia"/>
          <w:lang w:val="en-US" w:eastAsia="zh-CN"/>
        </w:rPr>
        <w:t>系统根据关键词聚类结果挖掘核心合作研究方向并标注核心关键词，自动统计各方向相关量化数据，同时支持用户按指定指标排序、筛选核心与次要合作方向。</w:t>
      </w:r>
    </w:p>
    <w:p w14:paraId="7754FE39">
      <w:pPr>
        <w:bidi w:val="0"/>
        <w:ind w:left="0" w:leftChars="0" w:firstLine="560" w:firstLineChars="0"/>
        <w:rPr>
          <w:rFonts w:hint="eastAsia"/>
          <w:lang w:val="en-US" w:eastAsia="zh-CN"/>
        </w:rPr>
      </w:pPr>
      <w:r>
        <w:rPr>
          <w:rFonts w:hint="eastAsia"/>
          <w:lang w:val="en-US" w:eastAsia="zh-CN"/>
        </w:rPr>
        <w:t>（4）合作研究领域分布呈现</w:t>
      </w:r>
    </w:p>
    <w:p w14:paraId="6A636B12">
      <w:pPr>
        <w:bidi w:val="0"/>
      </w:pPr>
      <w:r>
        <w:rPr>
          <w:rFonts w:hint="eastAsia"/>
          <w:lang w:val="en-US" w:eastAsia="zh-CN"/>
        </w:rPr>
        <w:t>系统以多种可视化形式呈现合作研究领域分布特征，支持用户点击查看方向详情及相关论文、学者信息，并可将分析结果导出为指定格式用于投标佐证与报告编制。</w:t>
      </w:r>
    </w:p>
    <w:p w14:paraId="4D070657">
      <w:pPr>
        <w:pStyle w:val="19"/>
        <w:bidi w:val="0"/>
        <w:ind w:left="0" w:leftChars="0" w:firstLine="0" w:firstLineChars="0"/>
      </w:pPr>
      <w:r>
        <w:rPr>
          <w:lang w:val="en-US" w:eastAsia="zh-CN"/>
        </w:rPr>
        <w:t>核心合作团队识别</w:t>
      </w:r>
    </w:p>
    <w:p w14:paraId="77CCD9B0">
      <w:pPr>
        <w:bidi w:val="0"/>
        <w:rPr>
          <w:rFonts w:hint="eastAsia"/>
          <w:lang w:val="en-US" w:eastAsia="zh-CN"/>
        </w:rPr>
      </w:pPr>
      <w:r>
        <w:rPr>
          <w:lang w:val="en-US" w:eastAsia="zh-CN"/>
        </w:rPr>
        <w:t>结合学者间论文合作频次、合作持续时间，关联学者所在机构、所在城市等字段，识别合作紧密、结构稳定的核心合作团队，标注团队核心成员及团队主要研究方向，</w:t>
      </w:r>
      <w:r>
        <w:rPr>
          <w:rFonts w:hint="eastAsia"/>
          <w:lang w:val="en-US" w:eastAsia="zh-CN"/>
        </w:rPr>
        <w:t>输出团队构成清单。</w:t>
      </w:r>
    </w:p>
    <w:p w14:paraId="142BCE49">
      <w:pPr>
        <w:bidi w:val="0"/>
        <w:rPr>
          <w:rFonts w:hint="eastAsia"/>
          <w:lang w:val="en-US" w:eastAsia="zh-CN"/>
        </w:rPr>
      </w:pPr>
      <w:r>
        <w:rPr>
          <w:rFonts w:hint="eastAsia"/>
          <w:lang w:val="en-US" w:eastAsia="zh-CN"/>
        </w:rPr>
        <w:t>（1）识别指标设置与调整</w:t>
      </w:r>
    </w:p>
    <w:p w14:paraId="2F178396">
      <w:pPr>
        <w:bidi w:val="0"/>
        <w:rPr>
          <w:rFonts w:hint="eastAsia"/>
          <w:lang w:val="en-US" w:eastAsia="zh-CN"/>
        </w:rPr>
      </w:pPr>
      <w:r>
        <w:rPr>
          <w:rFonts w:hint="eastAsia"/>
          <w:lang w:val="en-US" w:eastAsia="zh-CN"/>
        </w:rPr>
        <w:t>系统内置核心识别指标，支持用户自定义调整各指标权重与阈值，同时可自动校验阈值合理性并给出优化建议，确保团队识别结果精准可靠。</w:t>
      </w:r>
    </w:p>
    <w:p w14:paraId="4824ECD6">
      <w:pPr>
        <w:bidi w:val="0"/>
        <w:rPr>
          <w:rFonts w:hint="eastAsia"/>
          <w:lang w:val="en-US" w:eastAsia="zh-CN"/>
        </w:rPr>
      </w:pPr>
      <w:r>
        <w:rPr>
          <w:rFonts w:hint="eastAsia"/>
          <w:lang w:val="en-US" w:eastAsia="zh-CN"/>
        </w:rPr>
        <w:t>（2）多维度数据关联整合</w:t>
      </w:r>
    </w:p>
    <w:p w14:paraId="2EB31836">
      <w:pPr>
        <w:bidi w:val="0"/>
        <w:rPr>
          <w:rFonts w:hint="eastAsia"/>
          <w:lang w:val="en-US" w:eastAsia="zh-CN"/>
        </w:rPr>
      </w:pPr>
      <w:r>
        <w:rPr>
          <w:rFonts w:hint="eastAsia"/>
          <w:lang w:val="en-US" w:eastAsia="zh-CN"/>
        </w:rPr>
        <w:t>系统结合作者消歧结果关联学者间合作核心指标数据，补充学者机构、地域等辅助信息，同时支持自动同步最新论文数据以更新合作指标，保障识别时效性。</w:t>
      </w:r>
    </w:p>
    <w:p w14:paraId="53A37EFE">
      <w:pPr>
        <w:bidi w:val="0"/>
        <w:rPr>
          <w:rFonts w:hint="eastAsia"/>
          <w:lang w:val="en-US" w:eastAsia="zh-CN"/>
        </w:rPr>
      </w:pPr>
      <w:r>
        <w:rPr>
          <w:rFonts w:hint="eastAsia"/>
          <w:lang w:val="en-US" w:eastAsia="zh-CN"/>
        </w:rPr>
        <w:t>（3）核心合作团队聚类识别</w:t>
      </w:r>
    </w:p>
    <w:p w14:paraId="0CEA6C46">
      <w:pPr>
        <w:bidi w:val="0"/>
        <w:rPr>
          <w:rFonts w:hint="eastAsia"/>
          <w:lang w:val="en-US" w:eastAsia="zh-CN"/>
        </w:rPr>
      </w:pPr>
      <w:r>
        <w:rPr>
          <w:rFonts w:hint="eastAsia"/>
          <w:lang w:val="en-US" w:eastAsia="zh-CN"/>
        </w:rPr>
        <w:t>系统基于设定指标与关联数据，采用聚类算法自动识别核心合作团队并剔除松散合作组合，支持用户手动调整团队成员，同时可根据合作紧密程度与质量划分团队层级。</w:t>
      </w:r>
    </w:p>
    <w:p w14:paraId="6693A3A2">
      <w:pPr>
        <w:bidi w:val="0"/>
        <w:rPr>
          <w:rFonts w:hint="eastAsia"/>
          <w:lang w:val="en-US" w:eastAsia="zh-CN"/>
        </w:rPr>
      </w:pPr>
      <w:r>
        <w:rPr>
          <w:rFonts w:hint="eastAsia"/>
          <w:lang w:val="en-US" w:eastAsia="zh-CN"/>
        </w:rPr>
        <w:t>（4）团队信息标注与详情展示</w:t>
      </w:r>
    </w:p>
    <w:p w14:paraId="2824918C">
      <w:pPr>
        <w:bidi w:val="0"/>
      </w:pPr>
      <w:r>
        <w:rPr>
          <w:rFonts w:hint="eastAsia"/>
          <w:lang w:val="en-US" w:eastAsia="zh-CN"/>
        </w:rPr>
        <w:t>系统自动识别各核心合作团队的核心成员并标注其角色，明确团队主要研究方向、合作周期等</w:t>
      </w:r>
      <w:r>
        <w:rPr>
          <w:rFonts w:hint="eastAsia"/>
        </w:rPr>
        <w:t>关键信息，同时支持用户点击查看团队成员详情与合作论文清单并实现跳转。</w:t>
      </w:r>
    </w:p>
    <w:p w14:paraId="43AC60A2">
      <w:pPr>
        <w:pStyle w:val="19"/>
        <w:bidi w:val="0"/>
        <w:ind w:left="0" w:leftChars="0" w:firstLine="0" w:firstLineChars="0"/>
      </w:pPr>
      <w:r>
        <w:rPr>
          <w:lang w:val="en-US" w:eastAsia="zh-CN"/>
        </w:rPr>
        <w:t>合作网络影响力评估</w:t>
      </w:r>
    </w:p>
    <w:p w14:paraId="0E2527DD">
      <w:pPr>
        <w:bidi w:val="0"/>
        <w:rPr>
          <w:rFonts w:hint="eastAsia"/>
          <w:lang w:val="en-US" w:eastAsia="zh-CN"/>
        </w:rPr>
      </w:pPr>
      <w:r>
        <w:rPr>
          <w:lang w:val="en-US" w:eastAsia="zh-CN"/>
        </w:rPr>
        <w:t>结合合作论文数量、期刊/会议级别、被引情况及核心合作团队贡献，构建影响力评估模型，量化评估论文合作网络对每位学者学术影响力的贡献度，</w:t>
      </w:r>
      <w:r>
        <w:rPr>
          <w:rFonts w:hint="eastAsia"/>
          <w:lang w:val="en-US" w:eastAsia="zh-CN"/>
        </w:rPr>
        <w:t>输出针对性评估结论。</w:t>
      </w:r>
    </w:p>
    <w:p w14:paraId="6BCB69A6">
      <w:pPr>
        <w:bidi w:val="0"/>
        <w:rPr>
          <w:rFonts w:hint="default"/>
          <w:lang w:val="en-US" w:eastAsia="zh-CN"/>
        </w:rPr>
      </w:pPr>
      <w:r>
        <w:rPr>
          <w:rFonts w:hint="eastAsia"/>
          <w:lang w:val="en-US" w:eastAsia="zh-CN"/>
        </w:rPr>
        <w:t>（1）</w:t>
      </w:r>
      <w:r>
        <w:rPr>
          <w:rFonts w:hint="default"/>
          <w:lang w:val="en-US" w:eastAsia="zh-CN"/>
        </w:rPr>
        <w:t>评估模型配置</w:t>
      </w:r>
    </w:p>
    <w:p w14:paraId="52A51BF8">
      <w:pPr>
        <w:bidi w:val="0"/>
        <w:rPr>
          <w:rFonts w:hint="default"/>
          <w:lang w:val="en-US" w:eastAsia="zh-CN"/>
        </w:rPr>
      </w:pPr>
      <w:r>
        <w:rPr>
          <w:rFonts w:hint="default"/>
          <w:lang w:val="en-US" w:eastAsia="zh-CN"/>
        </w:rPr>
        <w:t>用户可启用系统预设的影响力评估模型，也可手动配置评估指标及权重，关联合作论文数量、期刊/会议级别、被引情况及核心合作团队贡献等核心评估维度，明确评估标准。</w:t>
      </w:r>
    </w:p>
    <w:p w14:paraId="146C0365">
      <w:pPr>
        <w:bidi w:val="0"/>
        <w:rPr>
          <w:rFonts w:hint="default"/>
          <w:lang w:val="en-US" w:eastAsia="zh-CN"/>
        </w:rPr>
      </w:pPr>
      <w:r>
        <w:rPr>
          <w:rFonts w:hint="eastAsia"/>
          <w:lang w:val="en-US" w:eastAsia="zh-CN"/>
        </w:rPr>
        <w:t>（2）</w:t>
      </w:r>
      <w:r>
        <w:rPr>
          <w:rFonts w:hint="default"/>
          <w:lang w:val="en-US" w:eastAsia="zh-CN"/>
        </w:rPr>
        <w:t>影响力量化评估</w:t>
      </w:r>
    </w:p>
    <w:p w14:paraId="5182F606">
      <w:pPr>
        <w:bidi w:val="0"/>
        <w:rPr>
          <w:rFonts w:hint="default"/>
          <w:lang w:val="en-US" w:eastAsia="zh-CN"/>
        </w:rPr>
      </w:pPr>
      <w:r>
        <w:rPr>
          <w:rFonts w:hint="default"/>
          <w:lang w:val="en-US" w:eastAsia="zh-CN"/>
        </w:rPr>
        <w:t>用户选择目标学者范围，触发评估操作，系统基于配置的评估模型，量化评估论文合作网络对每位学者学术影响力的贡献度，生成量化评估分值；用户可核验评估明细，调整评估指标权重，重新计算评估结果。</w:t>
      </w:r>
    </w:p>
    <w:p w14:paraId="24868747">
      <w:pPr>
        <w:bidi w:val="0"/>
        <w:rPr>
          <w:rFonts w:hint="default"/>
          <w:lang w:val="en-US" w:eastAsia="zh-CN"/>
        </w:rPr>
      </w:pPr>
      <w:r>
        <w:rPr>
          <w:rFonts w:hint="eastAsia"/>
          <w:lang w:val="en-US" w:eastAsia="zh-CN"/>
        </w:rPr>
        <w:t>（3）</w:t>
      </w:r>
      <w:r>
        <w:rPr>
          <w:rFonts w:hint="default"/>
          <w:lang w:val="en-US" w:eastAsia="zh-CN"/>
        </w:rPr>
        <w:t>评估结论输出</w:t>
      </w:r>
    </w:p>
    <w:p w14:paraId="0B3883B3">
      <w:pPr>
        <w:bidi w:val="0"/>
        <w:rPr>
          <w:rFonts w:hint="default"/>
          <w:lang w:val="en-US" w:eastAsia="zh-CN"/>
        </w:rPr>
      </w:pPr>
      <w:r>
        <w:rPr>
          <w:rFonts w:hint="default"/>
          <w:lang w:val="en-US" w:eastAsia="zh-CN"/>
        </w:rPr>
        <w:t>系统结合量化评估分值，生成针对性的影响力评估结论，明确每位学者在合作网络中的影响力定位及核心贡献；用户可配置结论呈现样式，核验结论内容后导出评估报告，支撑后续学者影响力综合评估工作。</w:t>
      </w:r>
    </w:p>
    <w:p w14:paraId="2C9E31AB">
      <w:pPr>
        <w:pStyle w:val="9"/>
        <w:bidi w:val="0"/>
        <w:rPr>
          <w:rFonts w:hint="default"/>
          <w:lang w:val="en-US" w:eastAsia="zh-CN"/>
        </w:rPr>
      </w:pPr>
      <w:r>
        <w:rPr>
          <w:rFonts w:hint="default"/>
          <w:lang w:val="en-US" w:eastAsia="zh-CN"/>
        </w:rPr>
        <w:t>重点关注科技企业关系</w:t>
      </w:r>
    </w:p>
    <w:p w14:paraId="03EFC047">
      <w:pPr>
        <w:bidi w:val="0"/>
        <w:rPr>
          <w:rFonts w:hint="default"/>
          <w:lang w:val="en-US" w:eastAsia="zh-CN"/>
        </w:rPr>
      </w:pPr>
      <w:r>
        <w:rPr>
          <w:rFonts w:hint="default"/>
          <w:lang w:val="en-US" w:eastAsia="zh-CN"/>
        </w:rPr>
        <w:t>重点关注科技企业关系是衔接产学研、推动科技成果转化的核心枢纽，其核心作用在于构建专家与重点科技企业的多元关联体系，支撑产学研合作决策。在产学研融合日益深化的背景下，这部分能力通过融合企业信息标准化、多维度关系匹配、角色识别及价值研判等能力，将分散的专家与企业数据转化为可参考、可落地的合作洞察，系统解决专家与企业关联割裂、合作细节模糊、价值难评估等问题，全面赋能产学研对接、人才落地与合作风险研判等工作。</w:t>
      </w:r>
    </w:p>
    <w:p w14:paraId="5B65473F">
      <w:pPr>
        <w:bidi w:val="0"/>
        <w:rPr>
          <w:rFonts w:hint="default"/>
          <w:lang w:val="en-US" w:eastAsia="zh-CN"/>
        </w:rPr>
      </w:pPr>
      <w:r>
        <w:rPr>
          <w:rFonts w:hint="default"/>
          <w:lang w:val="en-US" w:eastAsia="zh-CN"/>
        </w:rPr>
        <w:t>重点关注科技企业关系</w:t>
      </w:r>
      <w:r>
        <w:rPr>
          <w:rFonts w:hint="eastAsia"/>
          <w:lang w:val="en-US" w:eastAsia="zh-CN"/>
        </w:rPr>
        <w:t>具体功能包括</w:t>
      </w:r>
      <w:r>
        <w:rPr>
          <w:rFonts w:hint="default"/>
          <w:lang w:val="en-US" w:eastAsia="zh-CN"/>
        </w:rPr>
        <w:t>专家-企业关系</w:t>
      </w:r>
      <w:r>
        <w:rPr>
          <w:rFonts w:hint="eastAsia"/>
          <w:lang w:val="en-US" w:eastAsia="zh-CN"/>
        </w:rPr>
        <w:t>构建、</w:t>
      </w:r>
      <w:r>
        <w:rPr>
          <w:rFonts w:hint="default"/>
          <w:lang w:val="en-US" w:eastAsia="zh-CN"/>
        </w:rPr>
        <w:t>角色与合作详情</w:t>
      </w:r>
      <w:r>
        <w:rPr>
          <w:rFonts w:hint="eastAsia"/>
          <w:lang w:val="en-US" w:eastAsia="zh-CN"/>
        </w:rPr>
        <w:t>标注、</w:t>
      </w:r>
      <w:r>
        <w:rPr>
          <w:rFonts w:hint="default"/>
          <w:lang w:val="en-US" w:eastAsia="zh-CN"/>
        </w:rPr>
        <w:t>企业背景关联</w:t>
      </w:r>
      <w:r>
        <w:rPr>
          <w:rFonts w:hint="eastAsia"/>
          <w:lang w:val="en-US" w:eastAsia="zh-CN"/>
        </w:rPr>
        <w:t>分析。</w:t>
      </w:r>
    </w:p>
    <w:p w14:paraId="474B9E90">
      <w:pPr>
        <w:pStyle w:val="10"/>
        <w:bidi w:val="0"/>
        <w:rPr>
          <w:rFonts w:hint="default"/>
          <w:lang w:val="en-US" w:eastAsia="zh-CN"/>
        </w:rPr>
      </w:pPr>
      <w:r>
        <w:rPr>
          <w:rFonts w:hint="default"/>
          <w:lang w:val="en-US" w:eastAsia="zh-CN"/>
        </w:rPr>
        <w:t>专家-企业关系构建</w:t>
      </w:r>
    </w:p>
    <w:p w14:paraId="2CB0056B">
      <w:pPr>
        <w:bidi w:val="0"/>
        <w:rPr>
          <w:lang w:val="en-US" w:eastAsia="zh-CN"/>
        </w:rPr>
      </w:pPr>
      <w:r>
        <w:rPr>
          <w:rFonts w:hint="eastAsia"/>
          <w:lang w:val="en-US" w:eastAsia="zh-CN"/>
        </w:rPr>
        <w:t>依托</w:t>
      </w:r>
      <w:r>
        <w:rPr>
          <w:lang w:val="en-US" w:eastAsia="zh-CN"/>
        </w:rPr>
        <w:t>学者、专利、基金项目全量字段，挖掘多维度关联数据，完成专家与重点关注科技企业间任职、顾问、研发合作等多元关系的精准构建，支撑关系全量追溯。</w:t>
      </w:r>
    </w:p>
    <w:p w14:paraId="3C7B28D1">
      <w:pPr>
        <w:bidi w:val="0"/>
        <w:rPr>
          <w:rFonts w:hint="default"/>
          <w:lang w:val="en-US"/>
        </w:rPr>
      </w:pPr>
      <w:r>
        <w:rPr>
          <w:rFonts w:hint="default"/>
          <w:lang w:val="en-US" w:eastAsia="zh-CN"/>
        </w:rPr>
        <w:t>专家-企业关系</w:t>
      </w:r>
      <w:r>
        <w:rPr>
          <w:rFonts w:hint="eastAsia"/>
          <w:lang w:val="en-US" w:eastAsia="zh-CN"/>
        </w:rPr>
        <w:t>构建</w:t>
      </w:r>
      <w:r>
        <w:rPr>
          <w:lang w:val="en-US" w:eastAsia="zh-CN"/>
        </w:rPr>
        <w:t>具体功能</w:t>
      </w:r>
      <w:r>
        <w:rPr>
          <w:rFonts w:hint="eastAsia"/>
          <w:lang w:val="en-US" w:eastAsia="zh-CN"/>
        </w:rPr>
        <w:t>包括</w:t>
      </w:r>
      <w:r>
        <w:rPr>
          <w:lang w:val="en-US" w:eastAsia="zh-CN"/>
        </w:rPr>
        <w:t>多源关联数据</w:t>
      </w:r>
      <w:r>
        <w:rPr>
          <w:rFonts w:hint="eastAsia"/>
          <w:lang w:val="en-US" w:eastAsia="zh-CN"/>
        </w:rPr>
        <w:t>整合、</w:t>
      </w:r>
      <w:r>
        <w:rPr>
          <w:lang w:val="en-US" w:eastAsia="zh-CN"/>
        </w:rPr>
        <w:t>企业信息标准化</w:t>
      </w:r>
      <w:r>
        <w:rPr>
          <w:rFonts w:hint="eastAsia"/>
          <w:lang w:val="en-US" w:eastAsia="zh-CN"/>
        </w:rPr>
        <w:t>处理、</w:t>
      </w:r>
      <w:r>
        <w:rPr>
          <w:lang w:val="en-US" w:eastAsia="zh-CN"/>
        </w:rPr>
        <w:t>企业与专家匹配</w:t>
      </w:r>
      <w:r>
        <w:rPr>
          <w:rFonts w:hint="eastAsia"/>
          <w:lang w:val="en-US" w:eastAsia="zh-CN"/>
        </w:rPr>
        <w:t>校验、</w:t>
      </w:r>
      <w:r>
        <w:rPr>
          <w:lang w:val="en-US" w:eastAsia="zh-CN"/>
        </w:rPr>
        <w:t>多元关系智能</w:t>
      </w:r>
      <w:r>
        <w:rPr>
          <w:rFonts w:hint="eastAsia"/>
          <w:lang w:val="en-US" w:eastAsia="zh-CN"/>
        </w:rPr>
        <w:t>构建。</w:t>
      </w:r>
    </w:p>
    <w:p w14:paraId="140C24CE">
      <w:pPr>
        <w:pStyle w:val="19"/>
        <w:bidi w:val="0"/>
        <w:ind w:left="0" w:leftChars="0" w:firstLine="0" w:firstLineChars="0"/>
      </w:pPr>
      <w:r>
        <w:rPr>
          <w:lang w:val="en-US" w:eastAsia="zh-CN"/>
        </w:rPr>
        <w:t>多源关联数据整合</w:t>
      </w:r>
    </w:p>
    <w:p w14:paraId="273A1D6E">
      <w:pPr>
        <w:bidi w:val="0"/>
        <w:rPr>
          <w:rFonts w:hint="default"/>
          <w:lang w:val="en-US" w:eastAsia="zh-CN"/>
        </w:rPr>
      </w:pPr>
      <w:r>
        <w:rPr>
          <w:lang w:val="en-US" w:eastAsia="zh-CN"/>
        </w:rPr>
        <w:t>批量采集学者工作经历、专利申请人/专利权人、基金项目相关字段数据，关联学者唯一ID、姓名、所在机构、所在机构ID及专利申请号、专利中文/英文标题、基金项目标题等字段，完成数据清洗与规范化处理，搭建专</w:t>
      </w:r>
      <w:r>
        <w:rPr>
          <w:rFonts w:hint="default"/>
          <w:lang w:val="en-US" w:eastAsia="zh-CN"/>
        </w:rPr>
        <w:t>家与企业的关联数据体系。</w:t>
      </w:r>
    </w:p>
    <w:p w14:paraId="04BB80C1">
      <w:pPr>
        <w:bidi w:val="0"/>
        <w:rPr>
          <w:rFonts w:hint="eastAsia"/>
          <w:lang w:val="en-US" w:eastAsia="zh-CN"/>
        </w:rPr>
      </w:pPr>
      <w:r>
        <w:rPr>
          <w:rFonts w:hint="eastAsia"/>
          <w:lang w:val="en-US" w:eastAsia="zh-CN"/>
        </w:rPr>
        <w:t>（1）数据采集配置</w:t>
      </w:r>
    </w:p>
    <w:p w14:paraId="4DEE8E0A">
      <w:pPr>
        <w:bidi w:val="0"/>
        <w:rPr>
          <w:rFonts w:hint="eastAsia"/>
          <w:lang w:val="en-US" w:eastAsia="zh-CN"/>
        </w:rPr>
      </w:pPr>
      <w:r>
        <w:rPr>
          <w:rFonts w:hint="eastAsia"/>
          <w:lang w:val="en-US" w:eastAsia="zh-CN"/>
        </w:rPr>
        <w:t>用户配置多源数据采集范围与核心字段，启动批量采集功能，系统同步采集学者工作经历、专利申请人/专利权人、基金项目相关字段数据，用户可实时查看采集进度，手动暂停、重启采集，适配数据采集需求。</w:t>
      </w:r>
    </w:p>
    <w:p w14:paraId="7D74FEDA">
      <w:pPr>
        <w:bidi w:val="0"/>
        <w:rPr>
          <w:rFonts w:hint="eastAsia"/>
          <w:lang w:val="en-US" w:eastAsia="zh-CN"/>
        </w:rPr>
      </w:pPr>
      <w:r>
        <w:rPr>
          <w:rFonts w:hint="eastAsia"/>
          <w:lang w:val="en-US" w:eastAsia="zh-CN"/>
        </w:rPr>
        <w:t>（2）数据关联匹配</w:t>
      </w:r>
    </w:p>
    <w:p w14:paraId="25B5B2D9">
      <w:pPr>
        <w:bidi w:val="0"/>
        <w:rPr>
          <w:rFonts w:hint="eastAsia"/>
          <w:lang w:val="en-US" w:eastAsia="zh-CN"/>
        </w:rPr>
      </w:pPr>
      <w:r>
        <w:rPr>
          <w:rFonts w:hint="eastAsia"/>
          <w:lang w:val="en-US" w:eastAsia="zh-CN"/>
        </w:rPr>
        <w:t>用户配置数据关联规则，系统自动关联学者唯一ID、姓名、所在机构、所在机构ID及专利申请号、专利中文/英文标题、基金项目标题等核心字段，完成多源数据的关联匹配；用户核验匹配结果，手动修正匹配错误条目，确保关联精准。</w:t>
      </w:r>
    </w:p>
    <w:p w14:paraId="4992E321">
      <w:pPr>
        <w:bidi w:val="0"/>
        <w:rPr>
          <w:rFonts w:hint="eastAsia"/>
          <w:lang w:val="en-US" w:eastAsia="zh-CN"/>
        </w:rPr>
      </w:pPr>
      <w:r>
        <w:rPr>
          <w:rFonts w:hint="eastAsia"/>
          <w:lang w:val="en-US" w:eastAsia="zh-CN"/>
        </w:rPr>
        <w:t>（3）数据清洗与规范</w:t>
      </w:r>
    </w:p>
    <w:p w14:paraId="2C85A6DB">
      <w:pPr>
        <w:bidi w:val="0"/>
      </w:pPr>
      <w:r>
        <w:rPr>
          <w:rFonts w:hint="eastAsia"/>
          <w:lang w:val="en-US" w:eastAsia="zh-CN"/>
        </w:rPr>
        <w:t>用户配置数据清洗</w:t>
      </w:r>
      <w:r>
        <w:rPr>
          <w:rFonts w:hint="eastAsia"/>
        </w:rPr>
        <w:t>规则，系统自动对整合后的关联数据进行清洗，剔除无效、重复、错误数据；用户核验清洗结果，补充完善缺失数据，系统按统一标准完成数据规范化处理，搭建标准化的专家与企业关联数据体系。</w:t>
      </w:r>
    </w:p>
    <w:p w14:paraId="60DDED12">
      <w:pPr>
        <w:pStyle w:val="19"/>
        <w:bidi w:val="0"/>
        <w:ind w:left="0" w:leftChars="0" w:firstLine="0" w:firstLineChars="0"/>
      </w:pPr>
      <w:r>
        <w:rPr>
          <w:lang w:val="en-US" w:eastAsia="zh-CN"/>
        </w:rPr>
        <w:t>企业信息标准化处理</w:t>
      </w:r>
    </w:p>
    <w:p w14:paraId="15CD15D9">
      <w:pPr>
        <w:bidi w:val="0"/>
        <w:rPr>
          <w:rFonts w:hint="eastAsia"/>
          <w:lang w:val="en-US" w:eastAsia="zh-CN"/>
        </w:rPr>
      </w:pPr>
      <w:r>
        <w:rPr>
          <w:lang w:val="en-US" w:eastAsia="zh-CN"/>
        </w:rPr>
        <w:t>统一重点关注科技企业的名称、机构编码规范，规避同名企业、分支机构混淆问题，关联企业所属行业基础信息，为专家与企业的精准匹配奠定</w:t>
      </w:r>
      <w:r>
        <w:rPr>
          <w:rFonts w:hint="eastAsia"/>
          <w:lang w:val="en-US" w:eastAsia="zh-CN"/>
        </w:rPr>
        <w:t>数据基础。</w:t>
      </w:r>
    </w:p>
    <w:p w14:paraId="7BE85D61">
      <w:pPr>
        <w:bidi w:val="0"/>
        <w:rPr>
          <w:rFonts w:hint="eastAsia"/>
          <w:lang w:val="en-US" w:eastAsia="zh-CN"/>
        </w:rPr>
      </w:pPr>
      <w:r>
        <w:rPr>
          <w:rFonts w:hint="eastAsia"/>
          <w:lang w:val="en-US" w:eastAsia="zh-CN"/>
        </w:rPr>
        <w:t>（1）标准化规则配置</w:t>
      </w:r>
    </w:p>
    <w:p w14:paraId="6448D705">
      <w:pPr>
        <w:bidi w:val="0"/>
        <w:rPr>
          <w:rFonts w:hint="eastAsia"/>
          <w:lang w:val="en-US" w:eastAsia="zh-CN"/>
        </w:rPr>
      </w:pPr>
      <w:r>
        <w:rPr>
          <w:rFonts w:hint="eastAsia"/>
          <w:lang w:val="en-US" w:eastAsia="zh-CN"/>
        </w:rPr>
        <w:t>用户配置重点关注科技企业信息的标准化规则，明确企业名称、机构编码的统一规范，系统按配置规则启动标准化处理流程，用户可实时查看处理进度。</w:t>
      </w:r>
    </w:p>
    <w:p w14:paraId="4EB62573">
      <w:pPr>
        <w:bidi w:val="0"/>
        <w:rPr>
          <w:rFonts w:hint="eastAsia"/>
          <w:lang w:val="en-US" w:eastAsia="zh-CN"/>
        </w:rPr>
      </w:pPr>
      <w:r>
        <w:rPr>
          <w:rFonts w:hint="eastAsia"/>
          <w:lang w:val="en-US" w:eastAsia="zh-CN"/>
        </w:rPr>
        <w:t>（2）混淆问题规避</w:t>
      </w:r>
    </w:p>
    <w:p w14:paraId="352FB22D">
      <w:pPr>
        <w:bidi w:val="0"/>
        <w:rPr>
          <w:rFonts w:hint="eastAsia"/>
          <w:lang w:val="en-US" w:eastAsia="zh-CN"/>
        </w:rPr>
      </w:pPr>
      <w:r>
        <w:rPr>
          <w:rFonts w:hint="eastAsia"/>
          <w:lang w:val="en-US" w:eastAsia="zh-CN"/>
        </w:rPr>
        <w:t>系统基于用户配置的规范，统一企业名称、机构编码表述，自动规避同名企业、分支机构混淆问题，标记疑似混淆的企业信息；用户核验标记结果，手动确认区分标准，进一步优化规范，确保企业信息唯一可辨。</w:t>
      </w:r>
    </w:p>
    <w:p w14:paraId="329E267C">
      <w:pPr>
        <w:bidi w:val="0"/>
        <w:rPr>
          <w:rFonts w:hint="eastAsia"/>
          <w:lang w:val="en-US" w:eastAsia="zh-CN"/>
        </w:rPr>
      </w:pPr>
      <w:r>
        <w:rPr>
          <w:rFonts w:hint="eastAsia"/>
          <w:lang w:val="en-US" w:eastAsia="zh-CN"/>
        </w:rPr>
        <w:t>（3）基础信息补充</w:t>
      </w:r>
    </w:p>
    <w:p w14:paraId="2CCF21CC">
      <w:pPr>
        <w:bidi w:val="0"/>
      </w:pPr>
      <w:r>
        <w:rPr>
          <w:rFonts w:hint="eastAsia"/>
          <w:lang w:val="en-US" w:eastAsia="zh-CN"/>
        </w:rPr>
        <w:t>用户配置需补充</w:t>
      </w:r>
      <w:r>
        <w:rPr>
          <w:rFonts w:hint="eastAsia"/>
        </w:rPr>
        <w:t>的企业基础信息字段，系统自动关联企业所属行业基础信息，完善企业信息维度；用户核验补充结果，手动补充缺失的行业及其他相关基础信息，提升企业信息完整性，为后续精准匹配提供支撑。</w:t>
      </w:r>
    </w:p>
    <w:p w14:paraId="37ED5451">
      <w:pPr>
        <w:pStyle w:val="19"/>
        <w:bidi w:val="0"/>
        <w:ind w:left="0" w:leftChars="0" w:firstLine="0" w:firstLineChars="0"/>
      </w:pPr>
      <w:r>
        <w:rPr>
          <w:lang w:val="en-US" w:eastAsia="zh-CN"/>
        </w:rPr>
        <w:t>企业与专家匹配校验</w:t>
      </w:r>
    </w:p>
    <w:p w14:paraId="1A8D0EA6">
      <w:pPr>
        <w:bidi w:val="0"/>
        <w:rPr>
          <w:rFonts w:hint="eastAsia"/>
          <w:lang w:val="en-US" w:eastAsia="zh-CN"/>
        </w:rPr>
      </w:pPr>
      <w:r>
        <w:rPr>
          <w:lang w:val="en-US" w:eastAsia="zh-CN"/>
        </w:rPr>
        <w:t>比对学者工作经历中的所在机构与企业名称，关联专利申请人/专利权人字段匹配研发合作关联，结合基金项目合作信息补充校验，剔除误匹配数</w:t>
      </w:r>
      <w:r>
        <w:rPr>
          <w:rFonts w:hint="eastAsia"/>
          <w:lang w:val="en-US" w:eastAsia="zh-CN"/>
        </w:rPr>
        <w:t>据，确保关联准确性。</w:t>
      </w:r>
    </w:p>
    <w:p w14:paraId="78FC800C">
      <w:pPr>
        <w:bidi w:val="0"/>
        <w:rPr>
          <w:rFonts w:hint="eastAsia"/>
          <w:lang w:val="en-US" w:eastAsia="zh-CN"/>
        </w:rPr>
      </w:pPr>
      <w:r>
        <w:rPr>
          <w:rFonts w:hint="eastAsia"/>
          <w:lang w:val="en-US" w:eastAsia="zh-CN"/>
        </w:rPr>
        <w:t>（1）匹配规则配置</w:t>
      </w:r>
    </w:p>
    <w:p w14:paraId="52E2EE8F">
      <w:pPr>
        <w:bidi w:val="0"/>
        <w:rPr>
          <w:rFonts w:hint="eastAsia"/>
          <w:lang w:val="en-US" w:eastAsia="zh-CN"/>
        </w:rPr>
      </w:pPr>
      <w:r>
        <w:rPr>
          <w:rFonts w:hint="eastAsia"/>
          <w:lang w:val="en-US" w:eastAsia="zh-CN"/>
        </w:rPr>
        <w:t>用户配置专家与企业的匹配规则，明确机构比对标准、专利关联匹配要求，系统自动关联学者工作经历中的所在机构与标准化后的企业名称，同步对接专利申请人/专利权人字段。</w:t>
      </w:r>
    </w:p>
    <w:p w14:paraId="313DF560">
      <w:pPr>
        <w:bidi w:val="0"/>
        <w:rPr>
          <w:rFonts w:hint="eastAsia"/>
          <w:lang w:val="en-US" w:eastAsia="zh-CN"/>
        </w:rPr>
      </w:pPr>
      <w:r>
        <w:rPr>
          <w:rFonts w:hint="eastAsia"/>
          <w:lang w:val="en-US" w:eastAsia="zh-CN"/>
        </w:rPr>
        <w:t>（2）多维度匹配比对</w:t>
      </w:r>
    </w:p>
    <w:p w14:paraId="6FBE7114">
      <w:pPr>
        <w:bidi w:val="0"/>
        <w:rPr>
          <w:rFonts w:hint="eastAsia"/>
          <w:lang w:val="en-US" w:eastAsia="zh-CN"/>
        </w:rPr>
      </w:pPr>
      <w:r>
        <w:rPr>
          <w:rFonts w:hint="eastAsia"/>
          <w:lang w:val="en-US" w:eastAsia="zh-CN"/>
        </w:rPr>
        <w:t>用户触发匹配操作，系统按配置规则，比对学者所在机构与企业名称，关联专利申请人/专利权人字段匹配研发合作关联，同时结合基金项目合作信息完成补充校验，生成初步匹配结果。</w:t>
      </w:r>
    </w:p>
    <w:p w14:paraId="33AD08D7">
      <w:pPr>
        <w:bidi w:val="0"/>
        <w:rPr>
          <w:rFonts w:hint="eastAsia"/>
          <w:lang w:val="en-US" w:eastAsia="zh-CN"/>
        </w:rPr>
      </w:pPr>
      <w:r>
        <w:rPr>
          <w:rFonts w:hint="eastAsia"/>
          <w:lang w:val="en-US" w:eastAsia="zh-CN"/>
        </w:rPr>
        <w:t>（3）校验与误匹配剔除</w:t>
      </w:r>
    </w:p>
    <w:p w14:paraId="6F696793">
      <w:pPr>
        <w:bidi w:val="0"/>
      </w:pPr>
      <w:r>
        <w:rPr>
          <w:rFonts w:hint="eastAsia"/>
          <w:lang w:val="en-US" w:eastAsia="zh-CN"/>
        </w:rPr>
        <w:t>用户批量或单个核验初步匹配结果，系统自动标记疑似误匹配数据；用户结合实际情</w:t>
      </w:r>
      <w:r>
        <w:rPr>
          <w:rFonts w:hint="eastAsia"/>
        </w:rPr>
        <w:t>况，手动剔除确认为误匹配的数据，修正匹配偏差，确认无误后锁定匹配结果，确保专家与企业关联准确。</w:t>
      </w:r>
    </w:p>
    <w:p w14:paraId="1F46E168">
      <w:pPr>
        <w:pStyle w:val="19"/>
        <w:bidi w:val="0"/>
        <w:ind w:left="0" w:leftChars="0" w:firstLine="0" w:firstLineChars="0"/>
      </w:pPr>
      <w:r>
        <w:rPr>
          <w:lang w:val="en-US" w:eastAsia="zh-CN"/>
        </w:rPr>
        <w:t>多元关系智能构建</w:t>
      </w:r>
    </w:p>
    <w:p w14:paraId="1DCDD27D">
      <w:pPr>
        <w:bidi w:val="0"/>
        <w:rPr>
          <w:rFonts w:hint="eastAsia"/>
          <w:lang w:val="en-US" w:eastAsia="zh-CN"/>
        </w:rPr>
      </w:pPr>
      <w:r>
        <w:rPr>
          <w:lang w:val="en-US" w:eastAsia="zh-CN"/>
        </w:rPr>
        <w:t>基于匹配结果，自动构建任职、顾问、研发合作等关系，关联学者唯一ID、企业标识及专利申请号/授权号、基金项目唯一ID，形成结构化专家-企</w:t>
      </w:r>
      <w:r>
        <w:rPr>
          <w:rFonts w:hint="eastAsia"/>
          <w:lang w:val="en-US" w:eastAsia="zh-CN"/>
        </w:rPr>
        <w:t>业关系清单。</w:t>
      </w:r>
    </w:p>
    <w:p w14:paraId="089ADA0B">
      <w:pPr>
        <w:bidi w:val="0"/>
        <w:rPr>
          <w:rFonts w:hint="default"/>
          <w:lang w:val="en-US" w:eastAsia="zh-CN"/>
        </w:rPr>
      </w:pPr>
      <w:r>
        <w:rPr>
          <w:rFonts w:hint="eastAsia"/>
          <w:lang w:val="en-US" w:eastAsia="zh-CN"/>
        </w:rPr>
        <w:t>（1）</w:t>
      </w:r>
      <w:r>
        <w:rPr>
          <w:rFonts w:hint="default"/>
          <w:lang w:val="en-US" w:eastAsia="zh-CN"/>
        </w:rPr>
        <w:t>关系类型配置</w:t>
      </w:r>
    </w:p>
    <w:p w14:paraId="5178F4DE">
      <w:pPr>
        <w:bidi w:val="0"/>
        <w:rPr>
          <w:rFonts w:hint="default"/>
          <w:lang w:val="en-US" w:eastAsia="zh-CN"/>
        </w:rPr>
      </w:pPr>
      <w:r>
        <w:rPr>
          <w:rFonts w:hint="default"/>
          <w:lang w:val="en-US" w:eastAsia="zh-CN"/>
        </w:rPr>
        <w:t>用户配置需构建的专家-企业关系类型，明确任职、顾问、研发合作等多元关系的识别标准，系统按配置规则启动关系构建流程。</w:t>
      </w:r>
    </w:p>
    <w:p w14:paraId="653F8B10">
      <w:pPr>
        <w:bidi w:val="0"/>
        <w:rPr>
          <w:rFonts w:hint="default"/>
          <w:lang w:val="en-US" w:eastAsia="zh-CN"/>
        </w:rPr>
      </w:pPr>
      <w:r>
        <w:rPr>
          <w:rFonts w:hint="eastAsia"/>
          <w:lang w:val="en-US" w:eastAsia="zh-CN"/>
        </w:rPr>
        <w:t>（2）</w:t>
      </w:r>
      <w:r>
        <w:rPr>
          <w:rFonts w:hint="default"/>
          <w:lang w:val="en-US" w:eastAsia="zh-CN"/>
        </w:rPr>
        <w:t>多元关系构建</w:t>
      </w:r>
    </w:p>
    <w:p w14:paraId="2F14CB6E">
      <w:pPr>
        <w:bidi w:val="0"/>
        <w:rPr>
          <w:rFonts w:hint="default"/>
          <w:lang w:val="en-US" w:eastAsia="zh-CN"/>
        </w:rPr>
      </w:pPr>
      <w:r>
        <w:rPr>
          <w:rFonts w:hint="default"/>
          <w:lang w:val="en-US" w:eastAsia="zh-CN"/>
        </w:rPr>
        <w:t>系统基于前期匹配校验结果，自动识别并构建专家与企业间的任职、顾问、研发合作等多元关系，精准关联关系对应的场景信息，用户可核验关系构建结果，手动补充缺失关系、修正错误关系。</w:t>
      </w:r>
    </w:p>
    <w:p w14:paraId="73F33310">
      <w:pPr>
        <w:bidi w:val="0"/>
        <w:rPr>
          <w:rFonts w:hint="default"/>
          <w:lang w:val="en-US" w:eastAsia="zh-CN"/>
        </w:rPr>
      </w:pPr>
      <w:r>
        <w:rPr>
          <w:rFonts w:hint="eastAsia"/>
          <w:lang w:val="en-US" w:eastAsia="zh-CN"/>
        </w:rPr>
        <w:t>（3）</w:t>
      </w:r>
      <w:r>
        <w:rPr>
          <w:rFonts w:hint="default"/>
          <w:lang w:val="en-US" w:eastAsia="zh-CN"/>
        </w:rPr>
        <w:t>结构化清单生成</w:t>
      </w:r>
    </w:p>
    <w:p w14:paraId="101C2E86">
      <w:pPr>
        <w:bidi w:val="0"/>
        <w:rPr>
          <w:rFonts w:hint="default"/>
          <w:lang w:val="en-US" w:eastAsia="zh-CN"/>
        </w:rPr>
      </w:pPr>
      <w:r>
        <w:rPr>
          <w:rFonts w:hint="default"/>
          <w:lang w:val="en-US" w:eastAsia="zh-CN"/>
        </w:rPr>
        <w:t>系统自动关联学者唯一ID、企业标识及专利申请号/授权号、基金项目唯一ID，整合所有关系信息，生成结构化专家-企业关系清单；用户可配置清单分类规则，支持查询、筛选、导出，支撑关系全量追溯与后续相关应用。</w:t>
      </w:r>
    </w:p>
    <w:p w14:paraId="7B6AAD59">
      <w:pPr>
        <w:pStyle w:val="10"/>
        <w:bidi w:val="0"/>
        <w:rPr>
          <w:rFonts w:hint="default"/>
          <w:lang w:val="en-US" w:eastAsia="zh-CN"/>
        </w:rPr>
      </w:pPr>
      <w:r>
        <w:rPr>
          <w:rFonts w:hint="default"/>
          <w:lang w:val="en-US" w:eastAsia="zh-CN"/>
        </w:rPr>
        <w:t>角色与合作详情标注</w:t>
      </w:r>
    </w:p>
    <w:p w14:paraId="749C9378">
      <w:pPr>
        <w:bidi w:val="0"/>
        <w:rPr>
          <w:rFonts w:hint="default"/>
          <w:lang w:val="en-US" w:eastAsia="zh-CN"/>
        </w:rPr>
      </w:pPr>
      <w:r>
        <w:rPr>
          <w:lang w:val="en-US" w:eastAsia="zh-CN"/>
        </w:rPr>
        <w:t>结合</w:t>
      </w:r>
      <w:r>
        <w:rPr>
          <w:rFonts w:hint="eastAsia"/>
          <w:lang w:val="en-US" w:eastAsia="zh-CN"/>
        </w:rPr>
        <w:t>相关</w:t>
      </w:r>
      <w:r>
        <w:rPr>
          <w:lang w:val="en-US" w:eastAsia="zh-CN"/>
        </w:rPr>
        <w:t>全量字段，完成专家在企业的角色识别、合作详情提取及标准化标</w:t>
      </w:r>
      <w:r>
        <w:rPr>
          <w:rFonts w:hint="default"/>
          <w:lang w:val="en-US" w:eastAsia="zh-CN"/>
        </w:rPr>
        <w:t>注，形成完整的关系详情档案。</w:t>
      </w:r>
    </w:p>
    <w:p w14:paraId="4746185E">
      <w:pPr>
        <w:bidi w:val="0"/>
        <w:rPr>
          <w:rFonts w:hint="default"/>
          <w:lang w:val="en-US"/>
        </w:rPr>
      </w:pPr>
      <w:r>
        <w:rPr>
          <w:rFonts w:hint="default"/>
          <w:lang w:val="en-US" w:eastAsia="zh-CN"/>
        </w:rPr>
        <w:t>角色与合作详情</w:t>
      </w:r>
      <w:r>
        <w:rPr>
          <w:rFonts w:hint="eastAsia"/>
          <w:lang w:val="en-US" w:eastAsia="zh-CN"/>
        </w:rPr>
        <w:t>标注</w:t>
      </w:r>
      <w:r>
        <w:rPr>
          <w:lang w:val="en-US" w:eastAsia="zh-CN"/>
        </w:rPr>
        <w:t>具体功能</w:t>
      </w:r>
      <w:r>
        <w:rPr>
          <w:rFonts w:hint="eastAsia"/>
          <w:lang w:val="en-US" w:eastAsia="zh-CN"/>
        </w:rPr>
        <w:t>包括</w:t>
      </w:r>
      <w:r>
        <w:rPr>
          <w:lang w:val="en-US" w:eastAsia="zh-CN"/>
        </w:rPr>
        <w:t>专家角色精准</w:t>
      </w:r>
      <w:r>
        <w:rPr>
          <w:rFonts w:hint="eastAsia"/>
          <w:lang w:val="en-US" w:eastAsia="zh-CN"/>
        </w:rPr>
        <w:t>识别、</w:t>
      </w:r>
      <w:r>
        <w:rPr>
          <w:lang w:val="en-US" w:eastAsia="zh-CN"/>
        </w:rPr>
        <w:t>合作详情全量</w:t>
      </w:r>
      <w:r>
        <w:rPr>
          <w:rFonts w:hint="eastAsia"/>
          <w:lang w:val="en-US" w:eastAsia="zh-CN"/>
        </w:rPr>
        <w:t>提取、</w:t>
      </w:r>
      <w:r>
        <w:rPr>
          <w:lang w:val="en-US" w:eastAsia="zh-CN"/>
        </w:rPr>
        <w:t>标准化标注</w:t>
      </w:r>
      <w:r>
        <w:rPr>
          <w:rFonts w:hint="eastAsia"/>
          <w:lang w:val="en-US" w:eastAsia="zh-CN"/>
        </w:rPr>
        <w:t>归档、</w:t>
      </w:r>
      <w:r>
        <w:rPr>
          <w:lang w:val="en-US" w:eastAsia="zh-CN"/>
        </w:rPr>
        <w:t>标注结果校验</w:t>
      </w:r>
      <w:r>
        <w:rPr>
          <w:rFonts w:hint="eastAsia"/>
          <w:lang w:val="en-US" w:eastAsia="zh-CN"/>
        </w:rPr>
        <w:t>优化、</w:t>
      </w:r>
      <w:r>
        <w:rPr>
          <w:lang w:val="en-US" w:eastAsia="zh-CN"/>
        </w:rPr>
        <w:t>详情多维度检索</w:t>
      </w:r>
      <w:r>
        <w:rPr>
          <w:rFonts w:hint="eastAsia"/>
          <w:lang w:val="en-US" w:eastAsia="zh-CN"/>
        </w:rPr>
        <w:t>适配。</w:t>
      </w:r>
    </w:p>
    <w:p w14:paraId="19EBD24E">
      <w:pPr>
        <w:pStyle w:val="19"/>
        <w:bidi w:val="0"/>
        <w:ind w:left="0" w:leftChars="0" w:firstLine="0" w:firstLineChars="0"/>
      </w:pPr>
      <w:r>
        <w:rPr>
          <w:lang w:val="en-US" w:eastAsia="zh-CN"/>
        </w:rPr>
        <w:t>专家角色精准识别</w:t>
      </w:r>
    </w:p>
    <w:p w14:paraId="3DB86D75">
      <w:pPr>
        <w:bidi w:val="0"/>
        <w:rPr>
          <w:rFonts w:hint="default"/>
          <w:lang w:val="en-US" w:eastAsia="zh-CN"/>
        </w:rPr>
      </w:pPr>
      <w:r>
        <w:rPr>
          <w:lang w:val="en-US" w:eastAsia="zh-CN"/>
        </w:rPr>
        <w:t>结合学者职称职位、工作经历字段，识别专家在企业的具体角色（在职研发人员、技术顾问等），关联专利发明人排序信息辅助校验，完成角色</w:t>
      </w:r>
      <w:r>
        <w:rPr>
          <w:rFonts w:hint="default"/>
          <w:lang w:val="en-US" w:eastAsia="zh-CN"/>
        </w:rPr>
        <w:t>精准标注。</w:t>
      </w:r>
    </w:p>
    <w:p w14:paraId="4A4D2236">
      <w:pPr>
        <w:bidi w:val="0"/>
        <w:rPr>
          <w:rFonts w:hint="eastAsia"/>
          <w:lang w:val="en-US" w:eastAsia="zh-CN"/>
        </w:rPr>
      </w:pPr>
      <w:r>
        <w:rPr>
          <w:rFonts w:hint="eastAsia"/>
          <w:lang w:val="en-US" w:eastAsia="zh-CN"/>
        </w:rPr>
        <w:t>（1）识别字段配置</w:t>
      </w:r>
    </w:p>
    <w:p w14:paraId="4139B62B">
      <w:pPr>
        <w:bidi w:val="0"/>
        <w:rPr>
          <w:rFonts w:hint="eastAsia"/>
          <w:lang w:val="en-US" w:eastAsia="zh-CN"/>
        </w:rPr>
      </w:pPr>
      <w:r>
        <w:rPr>
          <w:rFonts w:hint="eastAsia"/>
          <w:lang w:val="en-US" w:eastAsia="zh-CN"/>
        </w:rPr>
        <w:t>用户配置角色识别所需核心字段，系统自动关联学者职称职位、工作经历等字段，同步对接专利发明人排序信息，用户核验字段关联完整性，补充缺失字段数据。</w:t>
      </w:r>
    </w:p>
    <w:p w14:paraId="628AAD11">
      <w:pPr>
        <w:bidi w:val="0"/>
        <w:rPr>
          <w:rFonts w:hint="eastAsia"/>
          <w:lang w:val="en-US" w:eastAsia="zh-CN"/>
        </w:rPr>
      </w:pPr>
      <w:r>
        <w:rPr>
          <w:rFonts w:hint="eastAsia"/>
          <w:lang w:val="en-US" w:eastAsia="zh-CN"/>
        </w:rPr>
        <w:t>（2）角色识别操作</w:t>
      </w:r>
    </w:p>
    <w:p w14:paraId="631B13C3">
      <w:pPr>
        <w:bidi w:val="0"/>
        <w:rPr>
          <w:rFonts w:hint="eastAsia"/>
          <w:lang w:val="en-US" w:eastAsia="zh-CN"/>
        </w:rPr>
      </w:pPr>
      <w:r>
        <w:rPr>
          <w:rFonts w:hint="eastAsia"/>
          <w:lang w:val="en-US" w:eastAsia="zh-CN"/>
        </w:rPr>
        <w:t>用户触发角色识别功能，系统基于配置字段，自动识别专家在企业的具体角色（在职研发人员、技术顾问等），结合专利发明人排序信息完成辅助校验，标记疑似误判角色。</w:t>
      </w:r>
    </w:p>
    <w:p w14:paraId="71060272">
      <w:pPr>
        <w:bidi w:val="0"/>
        <w:rPr>
          <w:rFonts w:hint="eastAsia"/>
          <w:lang w:val="en-US" w:eastAsia="zh-CN"/>
        </w:rPr>
      </w:pPr>
      <w:r>
        <w:rPr>
          <w:rFonts w:hint="eastAsia"/>
          <w:lang w:val="en-US" w:eastAsia="zh-CN"/>
        </w:rPr>
        <w:t>（3）角色精准标注</w:t>
      </w:r>
    </w:p>
    <w:p w14:paraId="3B98612F">
      <w:pPr>
        <w:bidi w:val="0"/>
      </w:pPr>
      <w:r>
        <w:rPr>
          <w:rFonts w:hint="eastAsia"/>
          <w:lang w:val="en-US" w:eastAsia="zh-CN"/>
        </w:rPr>
        <w:t>用户核验</w:t>
      </w:r>
      <w:r>
        <w:rPr>
          <w:rFonts w:hint="eastAsia"/>
        </w:rPr>
        <w:t>角色识别结果，手动修正误判角色，确认角色准确性后，完成专家在企业角色的精准标注，关联对应专家-企业关系，确保标注与关系一一对应。</w:t>
      </w:r>
    </w:p>
    <w:p w14:paraId="210F8051">
      <w:pPr>
        <w:pStyle w:val="19"/>
        <w:bidi w:val="0"/>
        <w:ind w:left="0" w:leftChars="0" w:firstLine="0" w:firstLineChars="0"/>
      </w:pPr>
      <w:r>
        <w:rPr>
          <w:lang w:val="en-US" w:eastAsia="zh-CN"/>
        </w:rPr>
        <w:t>合作详情全量提取</w:t>
      </w:r>
    </w:p>
    <w:p w14:paraId="7219178D">
      <w:pPr>
        <w:bidi w:val="0"/>
        <w:rPr>
          <w:rFonts w:hint="eastAsia"/>
          <w:lang w:val="en-US" w:eastAsia="zh-CN"/>
        </w:rPr>
      </w:pPr>
      <w:r>
        <w:rPr>
          <w:lang w:val="en-US" w:eastAsia="zh-CN"/>
        </w:rPr>
        <w:t>提取专利CPC分类号、中文/英文摘要确定合作技术领域，结合学者工作经历时段、专利申请/授权日期、基金项目开始/截止时间，明确合作起止</w:t>
      </w:r>
      <w:r>
        <w:rPr>
          <w:rFonts w:hint="eastAsia"/>
          <w:lang w:val="en-US" w:eastAsia="zh-CN"/>
        </w:rPr>
        <w:t>时间及合作模式。</w:t>
      </w:r>
    </w:p>
    <w:p w14:paraId="2E4AFEF5">
      <w:pPr>
        <w:bidi w:val="0"/>
        <w:rPr>
          <w:rFonts w:hint="eastAsia"/>
          <w:lang w:val="en-US" w:eastAsia="zh-CN"/>
        </w:rPr>
      </w:pPr>
      <w:r>
        <w:rPr>
          <w:rFonts w:hint="eastAsia"/>
          <w:lang w:val="en-US" w:eastAsia="zh-CN"/>
        </w:rPr>
        <w:t>（1）提取字段配置</w:t>
      </w:r>
    </w:p>
    <w:p w14:paraId="69D31EB6">
      <w:pPr>
        <w:bidi w:val="0"/>
        <w:rPr>
          <w:rFonts w:hint="eastAsia"/>
          <w:lang w:val="en-US" w:eastAsia="zh-CN"/>
        </w:rPr>
      </w:pPr>
      <w:r>
        <w:rPr>
          <w:rFonts w:hint="eastAsia"/>
          <w:lang w:val="en-US" w:eastAsia="zh-CN"/>
        </w:rPr>
        <w:t>用户配置需提取的合作详情字段，系统自动关联专利CPC分类号、专利中文/英文摘要、学者工作经历时段、专利申请/授权日期、基金项目起止时间等核心字段。</w:t>
      </w:r>
    </w:p>
    <w:p w14:paraId="3180B66B">
      <w:pPr>
        <w:bidi w:val="0"/>
        <w:rPr>
          <w:rFonts w:hint="eastAsia"/>
          <w:lang w:val="en-US" w:eastAsia="zh-CN"/>
        </w:rPr>
      </w:pPr>
      <w:r>
        <w:rPr>
          <w:rFonts w:hint="eastAsia"/>
          <w:lang w:val="en-US" w:eastAsia="zh-CN"/>
        </w:rPr>
        <w:t>（2）详情提取操作</w:t>
      </w:r>
    </w:p>
    <w:p w14:paraId="6A467037">
      <w:pPr>
        <w:bidi w:val="0"/>
        <w:rPr>
          <w:rFonts w:hint="eastAsia"/>
          <w:lang w:val="en-US" w:eastAsia="zh-CN"/>
        </w:rPr>
      </w:pPr>
      <w:r>
        <w:rPr>
          <w:rFonts w:hint="eastAsia"/>
          <w:lang w:val="en-US" w:eastAsia="zh-CN"/>
        </w:rPr>
        <w:t>用户触发详情提取功能，系统通过专利CPC分类号、中英文摘要确定合作技术领域，结合相关时间字段明确合作起止时间，同步梳理并提取合作模式相关信息。</w:t>
      </w:r>
    </w:p>
    <w:p w14:paraId="18779A52">
      <w:pPr>
        <w:bidi w:val="0"/>
        <w:rPr>
          <w:rFonts w:hint="eastAsia"/>
          <w:lang w:val="en-US" w:eastAsia="zh-CN"/>
        </w:rPr>
      </w:pPr>
      <w:r>
        <w:rPr>
          <w:rFonts w:hint="eastAsia"/>
          <w:lang w:val="en-US" w:eastAsia="zh-CN"/>
        </w:rPr>
        <w:t>（3）提取结果核验</w:t>
      </w:r>
    </w:p>
    <w:p w14:paraId="020825BF">
      <w:pPr>
        <w:bidi w:val="0"/>
      </w:pPr>
      <w:r>
        <w:rPr>
          <w:rFonts w:hint="eastAsia"/>
          <w:lang w:val="en-US" w:eastAsia="zh-CN"/>
        </w:rPr>
        <w:t>用户核验全</w:t>
      </w:r>
      <w:r>
        <w:rPr>
          <w:rFonts w:hint="eastAsia"/>
        </w:rPr>
        <w:t>量提取的合作详情，手动补充缺失信息、修正提取偏差，确认详情信息准确完整后，锁定提取结果，为后续标准化标注奠定基础。</w:t>
      </w:r>
    </w:p>
    <w:p w14:paraId="4788EE2F">
      <w:pPr>
        <w:pStyle w:val="19"/>
        <w:bidi w:val="0"/>
        <w:ind w:left="0" w:leftChars="0" w:firstLine="0" w:firstLineChars="0"/>
      </w:pPr>
      <w:r>
        <w:rPr>
          <w:lang w:val="en-US" w:eastAsia="zh-CN"/>
        </w:rPr>
        <w:t>标准化标注归档</w:t>
      </w:r>
    </w:p>
    <w:p w14:paraId="7BC0E569">
      <w:pPr>
        <w:bidi w:val="0"/>
        <w:rPr>
          <w:rFonts w:hint="eastAsia"/>
          <w:lang w:val="en-US" w:eastAsia="zh-CN"/>
        </w:rPr>
      </w:pPr>
      <w:r>
        <w:rPr>
          <w:lang w:val="en-US" w:eastAsia="zh-CN"/>
        </w:rPr>
        <w:t>为每条专家-企业关系标注角色、技术领域、合作时段、合作模式及成果标识符，关联学者唯一ID与企业信息，形成可追溯的结构化详情</w:t>
      </w:r>
      <w:r>
        <w:rPr>
          <w:rFonts w:hint="eastAsia"/>
          <w:lang w:val="en-US" w:eastAsia="zh-CN"/>
        </w:rPr>
        <w:t>档案。</w:t>
      </w:r>
    </w:p>
    <w:p w14:paraId="6BC41C62">
      <w:pPr>
        <w:bidi w:val="0"/>
        <w:rPr>
          <w:rFonts w:hint="eastAsia"/>
          <w:lang w:val="en-US" w:eastAsia="zh-CN"/>
        </w:rPr>
      </w:pPr>
      <w:r>
        <w:rPr>
          <w:rFonts w:hint="eastAsia"/>
          <w:lang w:val="en-US" w:eastAsia="zh-CN"/>
        </w:rPr>
        <w:t>（1）标注规则配置</w:t>
      </w:r>
    </w:p>
    <w:p w14:paraId="153293C0">
      <w:pPr>
        <w:bidi w:val="0"/>
        <w:rPr>
          <w:rFonts w:hint="eastAsia"/>
          <w:lang w:val="en-US" w:eastAsia="zh-CN"/>
        </w:rPr>
      </w:pPr>
      <w:r>
        <w:rPr>
          <w:rFonts w:hint="eastAsia"/>
          <w:lang w:val="en-US" w:eastAsia="zh-CN"/>
        </w:rPr>
        <w:t>用户配置标准化标注规则，明确角色、技术领域、合作时段等标注内容的表述规范，系统按配置规则启动标注流程。</w:t>
      </w:r>
    </w:p>
    <w:p w14:paraId="3ED542B0">
      <w:pPr>
        <w:bidi w:val="0"/>
        <w:rPr>
          <w:rFonts w:hint="eastAsia"/>
          <w:lang w:val="en-US" w:eastAsia="zh-CN"/>
        </w:rPr>
      </w:pPr>
      <w:r>
        <w:rPr>
          <w:rFonts w:hint="eastAsia"/>
          <w:lang w:val="en-US" w:eastAsia="zh-CN"/>
        </w:rPr>
        <w:t>（2）全维度标注</w:t>
      </w:r>
    </w:p>
    <w:p w14:paraId="1647868A">
      <w:pPr>
        <w:bidi w:val="0"/>
        <w:rPr>
          <w:rFonts w:hint="eastAsia"/>
          <w:lang w:val="en-US" w:eastAsia="zh-CN"/>
        </w:rPr>
      </w:pPr>
      <w:r>
        <w:rPr>
          <w:rFonts w:hint="eastAsia"/>
          <w:lang w:val="en-US" w:eastAsia="zh-CN"/>
        </w:rPr>
        <w:t>用户触发标注操作，系统为每条专家-企业关系，自动标注角色、技术领域、合作时段、合作模式及成果标识符，同步关联学者唯一ID与企业完整信息。</w:t>
      </w:r>
    </w:p>
    <w:p w14:paraId="44C8218C">
      <w:pPr>
        <w:bidi w:val="0"/>
        <w:rPr>
          <w:rFonts w:hint="eastAsia"/>
          <w:lang w:val="en-US" w:eastAsia="zh-CN"/>
        </w:rPr>
      </w:pPr>
      <w:r>
        <w:rPr>
          <w:rFonts w:hint="eastAsia"/>
          <w:lang w:val="en-US" w:eastAsia="zh-CN"/>
        </w:rPr>
        <w:t>（3）结构化归档</w:t>
      </w:r>
    </w:p>
    <w:p w14:paraId="51850294">
      <w:pPr>
        <w:bidi w:val="0"/>
      </w:pPr>
      <w:r>
        <w:rPr>
          <w:rFonts w:hint="eastAsia"/>
          <w:lang w:val="en-US" w:eastAsia="zh-CN"/>
        </w:rPr>
        <w:t>用户配置归档规范，系统整合所有标注信息，生成可追溯的结构化详情档案，按</w:t>
      </w:r>
      <w:r>
        <w:rPr>
          <w:rFonts w:hint="eastAsia"/>
        </w:rPr>
        <w:t>专家、企业或合作类型分类归档，用户可核验档案内容，修正标注错误后完成归档。</w:t>
      </w:r>
    </w:p>
    <w:p w14:paraId="46B36EAB">
      <w:pPr>
        <w:pStyle w:val="19"/>
        <w:bidi w:val="0"/>
        <w:ind w:left="0" w:leftChars="0" w:firstLine="0" w:firstLineChars="0"/>
      </w:pPr>
      <w:r>
        <w:rPr>
          <w:lang w:val="en-US" w:eastAsia="zh-CN"/>
        </w:rPr>
        <w:t>标注结果校验优化</w:t>
      </w:r>
    </w:p>
    <w:p w14:paraId="4CFAA430">
      <w:pPr>
        <w:bidi w:val="0"/>
        <w:rPr>
          <w:rFonts w:hint="eastAsia"/>
          <w:lang w:val="en-US" w:eastAsia="zh-CN"/>
        </w:rPr>
      </w:pPr>
      <w:r>
        <w:rPr>
          <w:lang w:val="en-US" w:eastAsia="zh-CN"/>
        </w:rPr>
        <w:t>联动多源字段对标注信息进行交叉校验，修正角色误判、时段偏差等问题，同步支持人工</w:t>
      </w:r>
      <w:r>
        <w:rPr>
          <w:rFonts w:hint="eastAsia"/>
          <w:lang w:val="en-US" w:eastAsia="zh-CN"/>
        </w:rPr>
        <w:t>调整标注内容，提升标注结果精准度。</w:t>
      </w:r>
    </w:p>
    <w:p w14:paraId="48F43CD3">
      <w:pPr>
        <w:bidi w:val="0"/>
        <w:rPr>
          <w:rFonts w:hint="eastAsia"/>
          <w:lang w:val="en-US" w:eastAsia="zh-CN"/>
        </w:rPr>
      </w:pPr>
      <w:r>
        <w:rPr>
          <w:rFonts w:hint="eastAsia"/>
          <w:lang w:val="en-US" w:eastAsia="zh-CN"/>
        </w:rPr>
        <w:t>（1）校验规则配置</w:t>
      </w:r>
    </w:p>
    <w:p w14:paraId="3BFA5BDE">
      <w:pPr>
        <w:bidi w:val="0"/>
        <w:rPr>
          <w:rFonts w:hint="eastAsia"/>
          <w:lang w:val="en-US" w:eastAsia="zh-CN"/>
        </w:rPr>
      </w:pPr>
      <w:r>
        <w:rPr>
          <w:rFonts w:hint="eastAsia"/>
          <w:lang w:val="en-US" w:eastAsia="zh-CN"/>
        </w:rPr>
        <w:t>用户配置交叉校验规则，明确角色误判、时段偏差的判定标准，系统联动多源关联字段，启动标注结果交叉校验流程。</w:t>
      </w:r>
    </w:p>
    <w:p w14:paraId="0377343D">
      <w:pPr>
        <w:bidi w:val="0"/>
        <w:rPr>
          <w:rFonts w:hint="eastAsia"/>
          <w:lang w:val="en-US" w:eastAsia="zh-CN"/>
        </w:rPr>
      </w:pPr>
      <w:r>
        <w:rPr>
          <w:rFonts w:hint="eastAsia"/>
          <w:lang w:val="en-US" w:eastAsia="zh-CN"/>
        </w:rPr>
        <w:t>（2）自动校验与标记</w:t>
      </w:r>
    </w:p>
    <w:p w14:paraId="14DAC292">
      <w:pPr>
        <w:bidi w:val="0"/>
        <w:rPr>
          <w:rFonts w:hint="eastAsia"/>
          <w:lang w:val="en-US" w:eastAsia="zh-CN"/>
        </w:rPr>
      </w:pPr>
      <w:r>
        <w:rPr>
          <w:rFonts w:hint="eastAsia"/>
          <w:lang w:val="en-US" w:eastAsia="zh-CN"/>
        </w:rPr>
        <w:t>系统按配置规则，对标注信息进行多源交叉校验，自动识别并标记角色误判、时段偏差等问题，生成校验异常清单。</w:t>
      </w:r>
    </w:p>
    <w:p w14:paraId="5D72D952">
      <w:pPr>
        <w:bidi w:val="0"/>
        <w:rPr>
          <w:rFonts w:hint="eastAsia"/>
          <w:lang w:val="en-US" w:eastAsia="zh-CN"/>
        </w:rPr>
      </w:pPr>
      <w:r>
        <w:rPr>
          <w:rFonts w:hint="eastAsia"/>
          <w:lang w:val="en-US" w:eastAsia="zh-CN"/>
        </w:rPr>
        <w:t>（3）人工修正与优化</w:t>
      </w:r>
    </w:p>
    <w:p w14:paraId="77BA2091">
      <w:pPr>
        <w:bidi w:val="0"/>
      </w:pPr>
      <w:r>
        <w:rPr>
          <w:rFonts w:hint="eastAsia"/>
          <w:lang w:val="en-US" w:eastAsia="zh-CN"/>
        </w:rPr>
        <w:t>用户查看校验异常清单，手动修正标注错误，同时可直接人工调整标注内容；修正完成后</w:t>
      </w:r>
      <w:r>
        <w:rPr>
          <w:rFonts w:hint="eastAsia"/>
        </w:rPr>
        <w:t>，系统重新校验，用户确认无异常后，锁定标注结果，完成优化。</w:t>
      </w:r>
    </w:p>
    <w:p w14:paraId="23C78B19">
      <w:pPr>
        <w:pStyle w:val="19"/>
        <w:bidi w:val="0"/>
        <w:ind w:left="0" w:leftChars="0" w:firstLine="0" w:firstLineChars="0"/>
      </w:pPr>
      <w:r>
        <w:rPr>
          <w:lang w:val="en-US" w:eastAsia="zh-CN"/>
        </w:rPr>
        <w:t>详情多维度检索适配</w:t>
      </w:r>
    </w:p>
    <w:p w14:paraId="64738128">
      <w:pPr>
        <w:bidi w:val="0"/>
        <w:rPr>
          <w:rFonts w:hint="eastAsia"/>
          <w:lang w:val="en-US" w:eastAsia="zh-CN"/>
        </w:rPr>
      </w:pPr>
      <w:r>
        <w:rPr>
          <w:lang w:val="en-US" w:eastAsia="zh-CN"/>
        </w:rPr>
        <w:t>支持按专家角色、合作技术领域、合作时段等维度检索标注信息，适配多场景查询需求，</w:t>
      </w:r>
      <w:r>
        <w:rPr>
          <w:rFonts w:hint="eastAsia"/>
          <w:lang w:val="en-US" w:eastAsia="zh-CN"/>
        </w:rPr>
        <w:t>提升详情数据的复用性。</w:t>
      </w:r>
    </w:p>
    <w:p w14:paraId="4D6D4B4E">
      <w:pPr>
        <w:bidi w:val="0"/>
        <w:rPr>
          <w:rFonts w:hint="default"/>
          <w:lang w:val="en-US" w:eastAsia="zh-CN"/>
        </w:rPr>
      </w:pPr>
      <w:r>
        <w:rPr>
          <w:rFonts w:hint="eastAsia"/>
          <w:lang w:val="en-US" w:eastAsia="zh-CN"/>
        </w:rPr>
        <w:t>（1）</w:t>
      </w:r>
      <w:r>
        <w:rPr>
          <w:rFonts w:hint="default"/>
          <w:lang w:val="en-US" w:eastAsia="zh-CN"/>
        </w:rPr>
        <w:t>检索维度配置</w:t>
      </w:r>
    </w:p>
    <w:p w14:paraId="3B0A2960">
      <w:pPr>
        <w:bidi w:val="0"/>
        <w:rPr>
          <w:rFonts w:hint="default"/>
          <w:lang w:val="en-US" w:eastAsia="zh-CN"/>
        </w:rPr>
      </w:pPr>
      <w:r>
        <w:rPr>
          <w:rFonts w:hint="default"/>
          <w:lang w:val="en-US" w:eastAsia="zh-CN"/>
        </w:rPr>
        <w:t>用户配置多维度检索维度，明确专家角色、合作技术领域、合作时段等可检索维度，系统按配置搭建检索体系。</w:t>
      </w:r>
    </w:p>
    <w:p w14:paraId="2C9ABBFD">
      <w:pPr>
        <w:bidi w:val="0"/>
        <w:rPr>
          <w:rFonts w:hint="default"/>
          <w:lang w:val="en-US" w:eastAsia="zh-CN"/>
        </w:rPr>
      </w:pPr>
      <w:r>
        <w:rPr>
          <w:rFonts w:hint="eastAsia"/>
          <w:lang w:val="en-US" w:eastAsia="zh-CN"/>
        </w:rPr>
        <w:t>（2）</w:t>
      </w:r>
      <w:r>
        <w:rPr>
          <w:rFonts w:hint="default"/>
          <w:lang w:val="en-US" w:eastAsia="zh-CN"/>
        </w:rPr>
        <w:t>检索功能适配</w:t>
      </w:r>
    </w:p>
    <w:p w14:paraId="2540022E">
      <w:pPr>
        <w:bidi w:val="0"/>
        <w:rPr>
          <w:rFonts w:hint="default"/>
          <w:lang w:val="en-US" w:eastAsia="zh-CN"/>
        </w:rPr>
      </w:pPr>
      <w:r>
        <w:rPr>
          <w:rFonts w:hint="default"/>
          <w:lang w:val="en-US" w:eastAsia="zh-CN"/>
        </w:rPr>
        <w:t>用户可配置检索规则（如精确检索、模糊检索），系统适配配置需求，支持用户按单个或多个维度组合检索标注信息，快速筛选目标详情数据。</w:t>
      </w:r>
    </w:p>
    <w:p w14:paraId="32019A6D">
      <w:pPr>
        <w:bidi w:val="0"/>
        <w:rPr>
          <w:rFonts w:hint="default"/>
          <w:lang w:val="en-US" w:eastAsia="zh-CN"/>
        </w:rPr>
      </w:pPr>
      <w:r>
        <w:rPr>
          <w:rFonts w:hint="eastAsia"/>
          <w:lang w:val="en-US" w:eastAsia="zh-CN"/>
        </w:rPr>
        <w:t>（3）</w:t>
      </w:r>
      <w:r>
        <w:rPr>
          <w:rFonts w:hint="default"/>
          <w:lang w:val="en-US" w:eastAsia="zh-CN"/>
        </w:rPr>
        <w:t>复用性支撑</w:t>
      </w:r>
    </w:p>
    <w:p w14:paraId="4E387690">
      <w:pPr>
        <w:bidi w:val="0"/>
        <w:rPr>
          <w:rFonts w:hint="default"/>
          <w:lang w:val="en-US" w:eastAsia="zh-CN"/>
        </w:rPr>
      </w:pPr>
      <w:r>
        <w:rPr>
          <w:rFonts w:hint="default"/>
          <w:lang w:val="en-US" w:eastAsia="zh-CN"/>
        </w:rPr>
        <w:t>用户可将检索结果导出、复用，同时可优化检索维度配置，适配不同场景下的查询需求，进一步提升合作详情数据的复用性与使用效率。</w:t>
      </w:r>
    </w:p>
    <w:p w14:paraId="3E68C260">
      <w:pPr>
        <w:pStyle w:val="10"/>
        <w:bidi w:val="0"/>
        <w:rPr>
          <w:rFonts w:hint="default"/>
          <w:lang w:val="en-US" w:eastAsia="zh-CN"/>
        </w:rPr>
      </w:pPr>
      <w:r>
        <w:rPr>
          <w:rFonts w:hint="default"/>
          <w:lang w:val="en-US" w:eastAsia="zh-CN"/>
        </w:rPr>
        <w:t>企业背景关联分析</w:t>
      </w:r>
    </w:p>
    <w:p w14:paraId="080737D1">
      <w:pPr>
        <w:bidi w:val="0"/>
        <w:rPr>
          <w:lang w:val="en-US" w:eastAsia="zh-CN"/>
        </w:rPr>
      </w:pPr>
      <w:r>
        <w:rPr>
          <w:lang w:val="en-US" w:eastAsia="zh-CN"/>
        </w:rPr>
        <w:t>联动企业相关数据与专家合作信息，完成企业背景整合、核心维度分析，支撑合作价值与风险评估。</w:t>
      </w:r>
    </w:p>
    <w:p w14:paraId="5E639772">
      <w:pPr>
        <w:bidi w:val="0"/>
        <w:rPr>
          <w:rFonts w:hint="default"/>
          <w:lang w:val="en-US"/>
        </w:rPr>
      </w:pPr>
      <w:r>
        <w:rPr>
          <w:rFonts w:hint="default"/>
          <w:lang w:val="en-US" w:eastAsia="zh-CN"/>
        </w:rPr>
        <w:t>企业背景关联</w:t>
      </w:r>
      <w:r>
        <w:rPr>
          <w:rFonts w:hint="eastAsia"/>
          <w:lang w:val="en-US" w:eastAsia="zh-CN"/>
        </w:rPr>
        <w:t>分析</w:t>
      </w:r>
      <w:r>
        <w:rPr>
          <w:lang w:val="en-US" w:eastAsia="zh-CN"/>
        </w:rPr>
        <w:t>具体功能</w:t>
      </w:r>
      <w:r>
        <w:rPr>
          <w:rFonts w:hint="eastAsia"/>
          <w:lang w:val="en-US" w:eastAsia="zh-CN"/>
        </w:rPr>
        <w:t>包括</w:t>
      </w:r>
      <w:r>
        <w:rPr>
          <w:lang w:val="en-US" w:eastAsia="zh-CN"/>
        </w:rPr>
        <w:t>企业背景信息</w:t>
      </w:r>
      <w:r>
        <w:rPr>
          <w:rFonts w:hint="eastAsia"/>
          <w:lang w:val="en-US" w:eastAsia="zh-CN"/>
        </w:rPr>
        <w:t>整合、</w:t>
      </w:r>
      <w:r>
        <w:rPr>
          <w:lang w:val="en-US" w:eastAsia="zh-CN"/>
        </w:rPr>
        <w:t>企业核心维度</w:t>
      </w:r>
      <w:r>
        <w:rPr>
          <w:rFonts w:hint="eastAsia"/>
          <w:lang w:val="en-US" w:eastAsia="zh-CN"/>
        </w:rPr>
        <w:t>分析。</w:t>
      </w:r>
    </w:p>
    <w:p w14:paraId="34C4124D">
      <w:pPr>
        <w:pStyle w:val="19"/>
        <w:bidi w:val="0"/>
        <w:ind w:left="0" w:leftChars="0" w:firstLine="0" w:firstLineChars="0"/>
      </w:pPr>
      <w:r>
        <w:rPr>
          <w:lang w:val="en-US" w:eastAsia="zh-CN"/>
        </w:rPr>
        <w:t>企业背景信息整合</w:t>
      </w:r>
    </w:p>
    <w:p w14:paraId="1E12EE04">
      <w:pPr>
        <w:bidi w:val="0"/>
        <w:rPr>
          <w:rFonts w:hint="default"/>
          <w:lang w:val="en-US" w:eastAsia="zh-CN"/>
        </w:rPr>
      </w:pPr>
      <w:r>
        <w:rPr>
          <w:lang w:val="en-US" w:eastAsia="zh-CN"/>
        </w:rPr>
        <w:t>关联重点关注科技企业数据，整合企业所属行业、专利布局（基于专利CPC分类号、授权数量）、基金项目资助情况等信息，完成背景信息规范</w:t>
      </w:r>
      <w:r>
        <w:rPr>
          <w:rFonts w:hint="default"/>
          <w:lang w:val="en-US" w:eastAsia="zh-CN"/>
        </w:rPr>
        <w:t>化整理。</w:t>
      </w:r>
    </w:p>
    <w:p w14:paraId="33E7CF38">
      <w:pPr>
        <w:bidi w:val="0"/>
        <w:rPr>
          <w:rFonts w:hint="eastAsia"/>
          <w:lang w:val="en-US" w:eastAsia="zh-CN"/>
        </w:rPr>
      </w:pPr>
      <w:r>
        <w:rPr>
          <w:rFonts w:hint="eastAsia"/>
          <w:lang w:val="en-US" w:eastAsia="zh-CN"/>
        </w:rPr>
        <w:t>（1）数据关联配置</w:t>
      </w:r>
    </w:p>
    <w:p w14:paraId="21D90523">
      <w:pPr>
        <w:bidi w:val="0"/>
        <w:rPr>
          <w:rFonts w:hint="eastAsia"/>
          <w:lang w:val="en-US" w:eastAsia="zh-CN"/>
        </w:rPr>
      </w:pPr>
      <w:r>
        <w:rPr>
          <w:rFonts w:hint="eastAsia"/>
          <w:lang w:val="en-US" w:eastAsia="zh-CN"/>
        </w:rPr>
        <w:t>用户配置数据关联规则，系统自动关联重点关注科技企业相关数据，同步对接前文已提取的专家合作信息，用户核验数据关联准确性，修正关联偏差。</w:t>
      </w:r>
    </w:p>
    <w:p w14:paraId="7DEADC8D">
      <w:pPr>
        <w:bidi w:val="0"/>
        <w:rPr>
          <w:rFonts w:hint="eastAsia"/>
          <w:lang w:val="en-US" w:eastAsia="zh-CN"/>
        </w:rPr>
      </w:pPr>
      <w:r>
        <w:rPr>
          <w:rFonts w:hint="eastAsia"/>
          <w:lang w:val="en-US" w:eastAsia="zh-CN"/>
        </w:rPr>
        <w:t>（2）背景信息整合</w:t>
      </w:r>
    </w:p>
    <w:p w14:paraId="68742008">
      <w:pPr>
        <w:bidi w:val="0"/>
        <w:rPr>
          <w:rFonts w:hint="eastAsia"/>
          <w:lang w:val="en-US" w:eastAsia="zh-CN"/>
        </w:rPr>
      </w:pPr>
      <w:r>
        <w:rPr>
          <w:rFonts w:hint="eastAsia"/>
          <w:lang w:val="en-US" w:eastAsia="zh-CN"/>
        </w:rPr>
        <w:t>用户触发信息整合操作，系统按配置规则，整合企业所属行业、专利布局（基于专利CPC分类号、授权数量）、基金项目资助情况等核心背景信息，形成初步整合结果。</w:t>
      </w:r>
    </w:p>
    <w:p w14:paraId="360875E5">
      <w:pPr>
        <w:bidi w:val="0"/>
        <w:rPr>
          <w:rFonts w:hint="eastAsia"/>
          <w:lang w:val="en-US" w:eastAsia="zh-CN"/>
        </w:rPr>
      </w:pPr>
      <w:r>
        <w:rPr>
          <w:rFonts w:hint="eastAsia"/>
          <w:lang w:val="en-US" w:eastAsia="zh-CN"/>
        </w:rPr>
        <w:t>（3）规范化整理</w:t>
      </w:r>
    </w:p>
    <w:p w14:paraId="0C3AB3D5">
      <w:pPr>
        <w:bidi w:val="0"/>
      </w:pPr>
      <w:r>
        <w:rPr>
          <w:rFonts w:hint="eastAsia"/>
          <w:lang w:val="en-US" w:eastAsia="zh-CN"/>
        </w:rPr>
        <w:t>用户配置背景信息</w:t>
      </w:r>
      <w:r>
        <w:rPr>
          <w:rFonts w:hint="eastAsia"/>
        </w:rPr>
        <w:t>整理规范，系统按规范对整合后的背景信息进行梳理，统一表述格式、剔除无效内容；用户核验整理结果，手动补充缺失信息，完成企业背景信息规范化处理。</w:t>
      </w:r>
    </w:p>
    <w:p w14:paraId="19162AD7">
      <w:pPr>
        <w:pStyle w:val="19"/>
        <w:bidi w:val="0"/>
        <w:ind w:left="0" w:leftChars="0" w:firstLine="0" w:firstLineChars="0"/>
      </w:pPr>
      <w:r>
        <w:rPr>
          <w:lang w:val="en-US" w:eastAsia="zh-CN"/>
        </w:rPr>
        <w:t>企业核心维度分析</w:t>
      </w:r>
    </w:p>
    <w:p w14:paraId="109932C9">
      <w:pPr>
        <w:bidi w:val="0"/>
        <w:rPr>
          <w:rFonts w:hint="eastAsia"/>
          <w:lang w:val="en-US" w:eastAsia="zh-CN"/>
        </w:rPr>
      </w:pPr>
      <w:r>
        <w:rPr>
          <w:lang w:val="en-US" w:eastAsia="zh-CN"/>
        </w:rPr>
        <w:t>基于企业专利授权量、核心技术分布、基金项目资助金额及合作专家学术影响力，分析企业行业地位与</w:t>
      </w:r>
      <w:r>
        <w:rPr>
          <w:rFonts w:hint="eastAsia"/>
          <w:lang w:val="en-US" w:eastAsia="zh-CN"/>
        </w:rPr>
        <w:t>核心技术竞争力，形成分析结论。</w:t>
      </w:r>
    </w:p>
    <w:p w14:paraId="2B59A1EB">
      <w:pPr>
        <w:bidi w:val="0"/>
        <w:rPr>
          <w:rFonts w:hint="default"/>
          <w:lang w:val="en-US" w:eastAsia="zh-CN"/>
        </w:rPr>
      </w:pPr>
      <w:r>
        <w:rPr>
          <w:rFonts w:hint="eastAsia"/>
          <w:lang w:val="en-US" w:eastAsia="zh-CN"/>
        </w:rPr>
        <w:t>（1）</w:t>
      </w:r>
      <w:r>
        <w:rPr>
          <w:rFonts w:hint="default"/>
          <w:lang w:val="en-US" w:eastAsia="zh-CN"/>
        </w:rPr>
        <w:t>分析维度配置</w:t>
      </w:r>
    </w:p>
    <w:p w14:paraId="7FA6E9E7">
      <w:pPr>
        <w:bidi w:val="0"/>
        <w:rPr>
          <w:rFonts w:hint="default"/>
          <w:lang w:val="en-US" w:eastAsia="zh-CN"/>
        </w:rPr>
      </w:pPr>
      <w:r>
        <w:rPr>
          <w:rFonts w:hint="default"/>
          <w:lang w:val="en-US" w:eastAsia="zh-CN"/>
        </w:rPr>
        <w:t>用户配置核心分析维度及权重，明确企业专利授权量、核心技术分布、基金项目资助金额、合作专家学术影响力等核心分析指标，系统自动关联对应数据。</w:t>
      </w:r>
    </w:p>
    <w:p w14:paraId="5EE5DF78">
      <w:pPr>
        <w:bidi w:val="0"/>
        <w:rPr>
          <w:rFonts w:hint="default"/>
          <w:lang w:val="en-US" w:eastAsia="zh-CN"/>
        </w:rPr>
      </w:pPr>
      <w:r>
        <w:rPr>
          <w:rFonts w:hint="eastAsia"/>
          <w:lang w:val="en-US" w:eastAsia="zh-CN"/>
        </w:rPr>
        <w:t>（2）</w:t>
      </w:r>
      <w:r>
        <w:rPr>
          <w:rFonts w:hint="default"/>
          <w:lang w:val="en-US" w:eastAsia="zh-CN"/>
        </w:rPr>
        <w:t>多维度分析操作</w:t>
      </w:r>
    </w:p>
    <w:p w14:paraId="1D4D1C11">
      <w:pPr>
        <w:bidi w:val="0"/>
        <w:rPr>
          <w:rFonts w:hint="default"/>
          <w:lang w:val="en-US" w:eastAsia="zh-CN"/>
        </w:rPr>
      </w:pPr>
      <w:r>
        <w:rPr>
          <w:rFonts w:hint="default"/>
          <w:lang w:val="en-US" w:eastAsia="zh-CN"/>
        </w:rPr>
        <w:t>用户触发分析功能，系统基于配置的维度与关联数据，统计相关核心指标，深入分析企业行业地位与核心技术竞争力，生成初步分析结果。</w:t>
      </w:r>
    </w:p>
    <w:p w14:paraId="56B249AA">
      <w:pPr>
        <w:bidi w:val="0"/>
        <w:rPr>
          <w:rFonts w:hint="default"/>
          <w:lang w:val="en-US" w:eastAsia="zh-CN"/>
        </w:rPr>
      </w:pPr>
      <w:r>
        <w:rPr>
          <w:rFonts w:hint="eastAsia"/>
          <w:lang w:val="en-US" w:eastAsia="zh-CN"/>
        </w:rPr>
        <w:t>（3）</w:t>
      </w:r>
      <w:r>
        <w:rPr>
          <w:rFonts w:hint="default"/>
          <w:lang w:val="en-US" w:eastAsia="zh-CN"/>
        </w:rPr>
        <w:t>分析结论输出</w:t>
      </w:r>
    </w:p>
    <w:p w14:paraId="14D22747">
      <w:pPr>
        <w:bidi w:val="0"/>
        <w:rPr>
          <w:rFonts w:hint="default"/>
          <w:lang w:val="en-US" w:eastAsia="zh-CN"/>
        </w:rPr>
      </w:pPr>
      <w:r>
        <w:rPr>
          <w:rFonts w:hint="default"/>
          <w:lang w:val="en-US" w:eastAsia="zh-CN"/>
        </w:rPr>
        <w:t>用户核验初步分析结果，手动调整分析参数、修正偏差，确认无误后，系统整合分析数据，形成条理清晰的分析结论；用户可配置结论呈现样式，导出分析报告，支撑后续合作价值与风险评估工作。</w:t>
      </w:r>
    </w:p>
    <w:p w14:paraId="7D29D4E0">
      <w:pPr>
        <w:pStyle w:val="9"/>
        <w:bidi w:val="0"/>
        <w:rPr>
          <w:rFonts w:hint="default"/>
          <w:lang w:val="en-US" w:eastAsia="zh-CN"/>
        </w:rPr>
      </w:pPr>
      <w:r>
        <w:rPr>
          <w:rFonts w:hint="default"/>
          <w:lang w:val="en-US" w:eastAsia="zh-CN"/>
        </w:rPr>
        <w:t>科技产业链点TOP-N事件关系</w:t>
      </w:r>
    </w:p>
    <w:p w14:paraId="423CA540">
      <w:pPr>
        <w:bidi w:val="0"/>
        <w:rPr>
          <w:rFonts w:hint="default"/>
          <w:lang w:val="en-US" w:eastAsia="zh-CN"/>
        </w:rPr>
      </w:pPr>
      <w:r>
        <w:rPr>
          <w:rFonts w:hint="default"/>
          <w:lang w:val="en-US" w:eastAsia="zh-CN"/>
        </w:rPr>
        <w:t>科技产业链点TOP-N事件关系是精准研判产业链动态、挖掘产业发展机遇的关键支撑，其核心作用在于筛选产业链关键事件并构建事件与人才、团队的关联体系，辅助产业发展决策。在产业链竞争日益激烈的背景下，对应功能通过融合事件数据整合、影响力量化排序、关联校验及趋势研判等能力，将海量产业事件数据转化为可预判、可利用的发展洞察，系统解决关键事件筛选无序、人才关联薄弱、趋势难预判等问题，为产业链技术路线研判、机遇与风险挖掘提供支撑。</w:t>
      </w:r>
    </w:p>
    <w:p w14:paraId="47694A5A">
      <w:pPr>
        <w:bidi w:val="0"/>
        <w:rPr>
          <w:rFonts w:hint="default"/>
          <w:lang w:val="en-US" w:eastAsia="zh-CN"/>
        </w:rPr>
      </w:pPr>
      <w:r>
        <w:rPr>
          <w:rFonts w:hint="default"/>
          <w:lang w:val="en-US" w:eastAsia="zh-CN"/>
        </w:rPr>
        <w:t>科技产业链点TOP-N事件关系</w:t>
      </w:r>
      <w:r>
        <w:rPr>
          <w:rFonts w:hint="eastAsia"/>
          <w:lang w:val="en-US" w:eastAsia="zh-CN"/>
        </w:rPr>
        <w:t>具体功能包括</w:t>
      </w:r>
      <w:r>
        <w:rPr>
          <w:rFonts w:hint="default"/>
          <w:lang w:val="en-US" w:eastAsia="zh-CN"/>
        </w:rPr>
        <w:t>高影响力事件</w:t>
      </w:r>
      <w:r>
        <w:rPr>
          <w:rFonts w:hint="eastAsia"/>
          <w:lang w:val="en-US" w:eastAsia="zh-CN"/>
        </w:rPr>
        <w:t>筛选、</w:t>
      </w:r>
      <w:r>
        <w:rPr>
          <w:rFonts w:hint="default"/>
          <w:lang w:val="en-US" w:eastAsia="zh-CN"/>
        </w:rPr>
        <w:t>事件-专家关系</w:t>
      </w:r>
      <w:r>
        <w:rPr>
          <w:rFonts w:hint="eastAsia"/>
          <w:lang w:val="en-US" w:eastAsia="zh-CN"/>
        </w:rPr>
        <w:t>构建、</w:t>
      </w:r>
      <w:r>
        <w:rPr>
          <w:rFonts w:hint="default"/>
          <w:lang w:val="en-US" w:eastAsia="zh-CN"/>
        </w:rPr>
        <w:t>事件影响与发展趋势</w:t>
      </w:r>
      <w:r>
        <w:rPr>
          <w:rFonts w:hint="eastAsia"/>
          <w:lang w:val="en-US" w:eastAsia="zh-CN"/>
        </w:rPr>
        <w:t>分析。</w:t>
      </w:r>
    </w:p>
    <w:p w14:paraId="36799A58">
      <w:pPr>
        <w:pStyle w:val="10"/>
        <w:bidi w:val="0"/>
        <w:rPr>
          <w:rFonts w:hint="default"/>
          <w:lang w:val="en-US" w:eastAsia="zh-CN"/>
        </w:rPr>
      </w:pPr>
      <w:r>
        <w:rPr>
          <w:rFonts w:hint="default"/>
          <w:lang w:val="en-US" w:eastAsia="zh-CN"/>
        </w:rPr>
        <w:t>高影响力事件筛选</w:t>
      </w:r>
    </w:p>
    <w:p w14:paraId="713AB7D6">
      <w:pPr>
        <w:bidi w:val="0"/>
        <w:rPr>
          <w:lang w:val="en-US" w:eastAsia="zh-CN"/>
        </w:rPr>
      </w:pPr>
      <w:r>
        <w:rPr>
          <w:lang w:val="en-US" w:eastAsia="zh-CN"/>
        </w:rPr>
        <w:t>依托专利、基金项目、论文全量字段，聚焦特定产业链环节，通过影响力评估模型，完成TOP-N关键事件的精准筛选与排序，支撑产业链核心事件梳理。</w:t>
      </w:r>
    </w:p>
    <w:p w14:paraId="3BC200B7">
      <w:pPr>
        <w:bidi w:val="0"/>
        <w:rPr>
          <w:rFonts w:hint="default"/>
          <w:lang w:val="en-US"/>
        </w:rPr>
      </w:pPr>
      <w:r>
        <w:rPr>
          <w:rFonts w:hint="default"/>
          <w:lang w:val="en-US" w:eastAsia="zh-CN"/>
        </w:rPr>
        <w:t>高影响力事件</w:t>
      </w:r>
      <w:r>
        <w:rPr>
          <w:rFonts w:hint="eastAsia"/>
          <w:lang w:val="en-US" w:eastAsia="zh-CN"/>
        </w:rPr>
        <w:t>筛选</w:t>
      </w:r>
      <w:r>
        <w:rPr>
          <w:lang w:val="en-US" w:eastAsia="zh-CN"/>
        </w:rPr>
        <w:t>具体功能</w:t>
      </w:r>
      <w:r>
        <w:rPr>
          <w:rFonts w:hint="eastAsia"/>
          <w:lang w:val="en-US" w:eastAsia="zh-CN"/>
        </w:rPr>
        <w:t>包括</w:t>
      </w:r>
      <w:r>
        <w:rPr>
          <w:lang w:val="en-US" w:eastAsia="zh-CN"/>
        </w:rPr>
        <w:t>产业链环节精准</w:t>
      </w:r>
      <w:r>
        <w:rPr>
          <w:rFonts w:hint="eastAsia"/>
          <w:lang w:val="en-US" w:eastAsia="zh-CN"/>
        </w:rPr>
        <w:t>定位、</w:t>
      </w:r>
      <w:r>
        <w:rPr>
          <w:lang w:val="en-US" w:eastAsia="zh-CN"/>
        </w:rPr>
        <w:t>多类型事件数据</w:t>
      </w:r>
      <w:r>
        <w:rPr>
          <w:rFonts w:hint="eastAsia"/>
          <w:lang w:val="en-US" w:eastAsia="zh-CN"/>
        </w:rPr>
        <w:t>整合、</w:t>
      </w:r>
      <w:r>
        <w:rPr>
          <w:lang w:val="en-US" w:eastAsia="zh-CN"/>
        </w:rPr>
        <w:t>影响力评估模型</w:t>
      </w:r>
      <w:r>
        <w:rPr>
          <w:rFonts w:hint="eastAsia"/>
          <w:lang w:val="en-US" w:eastAsia="zh-CN"/>
        </w:rPr>
        <w:t>应用、</w:t>
      </w:r>
      <w:r>
        <w:rPr>
          <w:lang w:val="en-US" w:eastAsia="zh-CN"/>
        </w:rPr>
        <w:t>TOP-N事件灵活</w:t>
      </w:r>
      <w:r>
        <w:rPr>
          <w:rFonts w:hint="eastAsia"/>
          <w:lang w:val="en-US" w:eastAsia="zh-CN"/>
        </w:rPr>
        <w:t>筛选。</w:t>
      </w:r>
    </w:p>
    <w:p w14:paraId="292D8B61">
      <w:pPr>
        <w:pStyle w:val="19"/>
        <w:bidi w:val="0"/>
        <w:ind w:left="0" w:leftChars="0" w:firstLine="0" w:firstLineChars="0"/>
      </w:pPr>
      <w:r>
        <w:rPr>
          <w:lang w:val="en-US" w:eastAsia="zh-CN"/>
        </w:rPr>
        <w:t>产业链环节精准定位</w:t>
      </w:r>
    </w:p>
    <w:p w14:paraId="3C710AF0">
      <w:pPr>
        <w:bidi w:val="0"/>
        <w:rPr>
          <w:rFonts w:hint="default"/>
          <w:lang w:val="en-US" w:eastAsia="zh-CN"/>
        </w:rPr>
      </w:pPr>
      <w:r>
        <w:rPr>
          <w:lang w:val="en-US" w:eastAsia="zh-CN"/>
        </w:rPr>
        <w:t>关联专利CPC分类号、论文摘要、基金项目标题等字段，界定特定产业链环节的技术范围与研究领域，搭建产业链环节与多源数据的关联体系，</w:t>
      </w:r>
      <w:r>
        <w:rPr>
          <w:rFonts w:hint="default"/>
          <w:lang w:val="en-US" w:eastAsia="zh-CN"/>
        </w:rPr>
        <w:t>确保事件筛选的针对性。</w:t>
      </w:r>
    </w:p>
    <w:p w14:paraId="47D8FCEE">
      <w:pPr>
        <w:bidi w:val="0"/>
        <w:rPr>
          <w:rFonts w:hint="eastAsia"/>
          <w:lang w:val="en-US" w:eastAsia="zh-CN"/>
        </w:rPr>
      </w:pPr>
      <w:r>
        <w:rPr>
          <w:rFonts w:hint="eastAsia"/>
          <w:lang w:val="en-US" w:eastAsia="zh-CN"/>
        </w:rPr>
        <w:t>（1）关联字段配置</w:t>
      </w:r>
    </w:p>
    <w:p w14:paraId="011840D9">
      <w:pPr>
        <w:bidi w:val="0"/>
        <w:rPr>
          <w:rFonts w:hint="eastAsia"/>
          <w:lang w:val="en-US" w:eastAsia="zh-CN"/>
        </w:rPr>
      </w:pPr>
      <w:r>
        <w:rPr>
          <w:rFonts w:hint="eastAsia"/>
          <w:lang w:val="en-US" w:eastAsia="zh-CN"/>
        </w:rPr>
        <w:t>用户配置产业链定位所需核心字段，系统自动关联专利CPC分类号、论文摘要、基金项目标题等相关字段，用户核验字段关联完整性，补充缺失字段数据。</w:t>
      </w:r>
    </w:p>
    <w:p w14:paraId="1C2C1748">
      <w:pPr>
        <w:bidi w:val="0"/>
        <w:rPr>
          <w:rFonts w:hint="eastAsia"/>
          <w:lang w:val="en-US" w:eastAsia="zh-CN"/>
        </w:rPr>
      </w:pPr>
      <w:r>
        <w:rPr>
          <w:rFonts w:hint="eastAsia"/>
          <w:lang w:val="en-US" w:eastAsia="zh-CN"/>
        </w:rPr>
        <w:t>（2）技术范围界定</w:t>
      </w:r>
    </w:p>
    <w:p w14:paraId="28F13B43">
      <w:pPr>
        <w:bidi w:val="0"/>
        <w:rPr>
          <w:rFonts w:hint="eastAsia"/>
          <w:lang w:val="en-US" w:eastAsia="zh-CN"/>
        </w:rPr>
      </w:pPr>
      <w:r>
        <w:rPr>
          <w:rFonts w:hint="eastAsia"/>
          <w:lang w:val="en-US" w:eastAsia="zh-CN"/>
        </w:rPr>
        <w:t>用户结合实际需求，界定特定产业链环节的技术范围与研究领域，系统按用户界定标准，筛选关联的多源数据，形成产业链环节专属数据集合；用户核验界定结果，手动调整范围边界，确保定位精准。</w:t>
      </w:r>
    </w:p>
    <w:p w14:paraId="7ACB4893">
      <w:pPr>
        <w:bidi w:val="0"/>
        <w:rPr>
          <w:rFonts w:hint="eastAsia"/>
          <w:lang w:val="en-US" w:eastAsia="zh-CN"/>
        </w:rPr>
      </w:pPr>
      <w:r>
        <w:rPr>
          <w:rFonts w:hint="eastAsia"/>
          <w:lang w:val="en-US" w:eastAsia="zh-CN"/>
        </w:rPr>
        <w:t>（3）关联体系搭建</w:t>
      </w:r>
    </w:p>
    <w:p w14:paraId="6AB2A351">
      <w:pPr>
        <w:bidi w:val="0"/>
      </w:pPr>
      <w:r>
        <w:rPr>
          <w:rFonts w:hint="eastAsia"/>
          <w:lang w:val="en-US" w:eastAsia="zh-CN"/>
        </w:rPr>
        <w:t>用户触发体系搭建操作，系统基于界定的产业链环节与关联数据，搭建产业链环节与</w:t>
      </w:r>
      <w:r>
        <w:rPr>
          <w:rFonts w:hint="eastAsia"/>
        </w:rPr>
        <w:t>多源数据的专属关联体系，明确数据对应关系，为后续事件筛选奠定基础；用户核验体系合理性，优化关联规则。</w:t>
      </w:r>
    </w:p>
    <w:p w14:paraId="7B8C37AB">
      <w:pPr>
        <w:pStyle w:val="19"/>
        <w:bidi w:val="0"/>
        <w:ind w:left="0" w:leftChars="0" w:firstLine="0" w:firstLineChars="0"/>
      </w:pPr>
      <w:r>
        <w:rPr>
          <w:lang w:val="en-US" w:eastAsia="zh-CN"/>
        </w:rPr>
        <w:t>多类型事件数据整合</w:t>
      </w:r>
    </w:p>
    <w:p w14:paraId="10BA82C4">
      <w:pPr>
        <w:bidi w:val="0"/>
        <w:rPr>
          <w:rFonts w:hint="eastAsia"/>
          <w:lang w:val="en-US" w:eastAsia="zh-CN"/>
        </w:rPr>
      </w:pPr>
      <w:r>
        <w:rPr>
          <w:lang w:val="en-US" w:eastAsia="zh-CN"/>
        </w:rPr>
        <w:t>批量采集专利授权、重大基金项目、核心论文发表相关字段数据，关联专利授权号、基金项目唯一ID、论文唯一ID等核心标识符，完成数据清洗、无效数据</w:t>
      </w:r>
      <w:r>
        <w:rPr>
          <w:rFonts w:hint="eastAsia"/>
          <w:lang w:val="en-US" w:eastAsia="zh-CN"/>
        </w:rPr>
        <w:t>剔除，规范事件数据格式。</w:t>
      </w:r>
    </w:p>
    <w:p w14:paraId="3B97AFB0">
      <w:pPr>
        <w:bidi w:val="0"/>
        <w:rPr>
          <w:rFonts w:hint="eastAsia"/>
          <w:lang w:val="en-US" w:eastAsia="zh-CN"/>
        </w:rPr>
      </w:pPr>
      <w:r>
        <w:rPr>
          <w:rFonts w:hint="eastAsia"/>
          <w:lang w:val="en-US" w:eastAsia="zh-CN"/>
        </w:rPr>
        <w:t>（1）数据采集配置</w:t>
      </w:r>
    </w:p>
    <w:p w14:paraId="7E3FF3BF">
      <w:pPr>
        <w:bidi w:val="0"/>
        <w:rPr>
          <w:rFonts w:hint="eastAsia"/>
          <w:lang w:val="en-US" w:eastAsia="zh-CN"/>
        </w:rPr>
      </w:pPr>
      <w:r>
        <w:rPr>
          <w:rFonts w:hint="eastAsia"/>
          <w:lang w:val="en-US" w:eastAsia="zh-CN"/>
        </w:rPr>
        <w:t>用户配置事件数据采集范围与核心字段，启动批量采集功能，系统同步采集专利授权、重大基金项目、核心论文发表相关字段数据，用户可实时查看采集进度，手动暂停、重启采集。</w:t>
      </w:r>
    </w:p>
    <w:p w14:paraId="5C2CCBF4">
      <w:pPr>
        <w:bidi w:val="0"/>
        <w:rPr>
          <w:rFonts w:hint="eastAsia"/>
          <w:lang w:val="en-US" w:eastAsia="zh-CN"/>
        </w:rPr>
      </w:pPr>
      <w:r>
        <w:rPr>
          <w:rFonts w:hint="eastAsia"/>
          <w:lang w:val="en-US" w:eastAsia="zh-CN"/>
        </w:rPr>
        <w:t>（2）数据关联匹配</w:t>
      </w:r>
    </w:p>
    <w:p w14:paraId="54F986BD">
      <w:pPr>
        <w:bidi w:val="0"/>
        <w:rPr>
          <w:rFonts w:hint="eastAsia"/>
          <w:lang w:val="en-US" w:eastAsia="zh-CN"/>
        </w:rPr>
      </w:pPr>
      <w:r>
        <w:rPr>
          <w:rFonts w:hint="eastAsia"/>
          <w:lang w:val="en-US" w:eastAsia="zh-CN"/>
        </w:rPr>
        <w:t>用户配置数据关联规则，系统自动关联专利授权号、基金项目唯一ID、论文唯一ID等核心标识符，完成多类型事件数据的关联匹配；用户核验匹配结果，手动修正匹配错误条目。</w:t>
      </w:r>
    </w:p>
    <w:p w14:paraId="30A94BC7">
      <w:pPr>
        <w:bidi w:val="0"/>
        <w:rPr>
          <w:rFonts w:hint="eastAsia"/>
          <w:lang w:val="en-US" w:eastAsia="zh-CN"/>
        </w:rPr>
      </w:pPr>
      <w:r>
        <w:rPr>
          <w:rFonts w:hint="eastAsia"/>
          <w:lang w:val="en-US" w:eastAsia="zh-CN"/>
        </w:rPr>
        <w:t>（3）数据清洗与规范</w:t>
      </w:r>
    </w:p>
    <w:p w14:paraId="512FBB37">
      <w:pPr>
        <w:bidi w:val="0"/>
      </w:pPr>
      <w:r>
        <w:rPr>
          <w:rFonts w:hint="eastAsia"/>
          <w:lang w:val="en-US" w:eastAsia="zh-CN"/>
        </w:rPr>
        <w:t>用户配置数据清洗规则</w:t>
      </w:r>
      <w:r>
        <w:rPr>
          <w:rFonts w:hint="eastAsia"/>
        </w:rPr>
        <w:t>，系统自动对整合后的事件数据进行清洗，剔除无效、重复、错误数据；用户核验清洗结果，补充完善缺失数据，系统按统一标准规范事件数据格式，形成标准化事件数据集。</w:t>
      </w:r>
    </w:p>
    <w:p w14:paraId="23C84263">
      <w:pPr>
        <w:pStyle w:val="19"/>
        <w:bidi w:val="0"/>
        <w:ind w:left="0" w:leftChars="0" w:firstLine="0" w:firstLineChars="0"/>
      </w:pPr>
      <w:r>
        <w:rPr>
          <w:lang w:val="en-US" w:eastAsia="zh-CN"/>
        </w:rPr>
        <w:t>影响力评估模型应用</w:t>
      </w:r>
    </w:p>
    <w:p w14:paraId="21CB2BBD">
      <w:pPr>
        <w:bidi w:val="0"/>
        <w:rPr>
          <w:rFonts w:hint="eastAsia"/>
          <w:lang w:val="en-US" w:eastAsia="zh-CN"/>
        </w:rPr>
      </w:pPr>
      <w:r>
        <w:rPr>
          <w:lang w:val="en-US" w:eastAsia="zh-CN"/>
        </w:rPr>
        <w:t>运用影响力评估模型，结合专利授权数量、论文被引情况、基金项目资助金额、</w:t>
      </w:r>
      <w:r>
        <w:rPr>
          <w:rFonts w:hint="eastAsia"/>
          <w:lang w:val="en-US" w:eastAsia="zh-CN"/>
        </w:rPr>
        <w:t>发布源等级等多维度指标，对各类事件进行量化评分，形成事件影响力排名。</w:t>
      </w:r>
    </w:p>
    <w:p w14:paraId="1CA5BA5F">
      <w:pPr>
        <w:bidi w:val="0"/>
        <w:rPr>
          <w:rFonts w:hint="eastAsia"/>
          <w:lang w:val="en-US" w:eastAsia="zh-CN"/>
        </w:rPr>
      </w:pPr>
      <w:r>
        <w:rPr>
          <w:rFonts w:hint="eastAsia"/>
          <w:lang w:val="en-US" w:eastAsia="zh-CN"/>
        </w:rPr>
        <w:t>（1）模型与指标配置</w:t>
      </w:r>
    </w:p>
    <w:p w14:paraId="15E707F6">
      <w:pPr>
        <w:bidi w:val="0"/>
        <w:rPr>
          <w:rFonts w:hint="eastAsia"/>
          <w:lang w:val="en-US" w:eastAsia="zh-CN"/>
        </w:rPr>
      </w:pPr>
      <w:r>
        <w:rPr>
          <w:rFonts w:hint="eastAsia"/>
          <w:lang w:val="en-US" w:eastAsia="zh-CN"/>
        </w:rPr>
        <w:t>用户可启用系统预设的影响力评估模型，也可手动配置模型参数，明确专利授权数量、论文被引情况、基金项目资助金额、发布源等级等多维度评估指标及权重。</w:t>
      </w:r>
    </w:p>
    <w:p w14:paraId="258A7FC0">
      <w:pPr>
        <w:bidi w:val="0"/>
        <w:rPr>
          <w:rFonts w:hint="eastAsia"/>
          <w:lang w:val="en-US" w:eastAsia="zh-CN"/>
        </w:rPr>
      </w:pPr>
      <w:r>
        <w:rPr>
          <w:rFonts w:hint="eastAsia"/>
          <w:lang w:val="en-US" w:eastAsia="zh-CN"/>
        </w:rPr>
        <w:t>（2）影响力量化评分</w:t>
      </w:r>
    </w:p>
    <w:p w14:paraId="31FE0559">
      <w:pPr>
        <w:bidi w:val="0"/>
        <w:rPr>
          <w:rFonts w:hint="eastAsia"/>
          <w:lang w:val="en-US" w:eastAsia="zh-CN"/>
        </w:rPr>
      </w:pPr>
      <w:r>
        <w:rPr>
          <w:rFonts w:hint="eastAsia"/>
          <w:lang w:val="en-US" w:eastAsia="zh-CN"/>
        </w:rPr>
        <w:t>用户触发评分操作，系统基于配置的模型与指标，自动关联事件数据中的对应信息，对各类事件进行量化评分，生成单事件影响力分值；用户核验评分明细，调整指标权重，修正评分偏差。</w:t>
      </w:r>
    </w:p>
    <w:p w14:paraId="00603BCB">
      <w:pPr>
        <w:bidi w:val="0"/>
        <w:rPr>
          <w:rFonts w:hint="eastAsia"/>
          <w:lang w:val="en-US" w:eastAsia="zh-CN"/>
        </w:rPr>
      </w:pPr>
      <w:r>
        <w:rPr>
          <w:rFonts w:hint="eastAsia"/>
          <w:lang w:val="en-US" w:eastAsia="zh-CN"/>
        </w:rPr>
        <w:t>（3）影响力排名生成</w:t>
      </w:r>
    </w:p>
    <w:p w14:paraId="6E06CCED">
      <w:pPr>
        <w:bidi w:val="0"/>
      </w:pPr>
      <w:r>
        <w:rPr>
          <w:rFonts w:hint="eastAsia"/>
          <w:lang w:val="en-US" w:eastAsia="zh-CN"/>
        </w:rPr>
        <w:t>系统根据量化评</w:t>
      </w:r>
      <w:r>
        <w:rPr>
          <w:rFonts w:hint="eastAsia"/>
        </w:rPr>
        <w:t>分结果，自动生成事件影响力排名，按分值从高到低排序呈现；用户可配置排名展示规则，核验排名结果，手动调整异常排名，确认无误后锁定排名数据。</w:t>
      </w:r>
    </w:p>
    <w:p w14:paraId="56AC520F">
      <w:pPr>
        <w:pStyle w:val="19"/>
        <w:bidi w:val="0"/>
        <w:ind w:left="0" w:leftChars="0" w:firstLine="0" w:firstLineChars="0"/>
      </w:pPr>
      <w:r>
        <w:rPr>
          <w:lang w:val="en-US" w:eastAsia="zh-CN"/>
        </w:rPr>
        <w:t>TOP-N事件灵活筛选</w:t>
      </w:r>
    </w:p>
    <w:p w14:paraId="6D803CC6">
      <w:pPr>
        <w:bidi w:val="0"/>
        <w:rPr>
          <w:rFonts w:hint="eastAsia"/>
          <w:lang w:val="en-US" w:eastAsia="zh-CN"/>
        </w:rPr>
      </w:pPr>
      <w:r>
        <w:rPr>
          <w:lang w:val="en-US" w:eastAsia="zh-CN"/>
        </w:rPr>
        <w:t>支持自定义N值及筛选条件，基于影响力排名自动筛选出前N的关键事件，按事件类型、发生时间完成分类整理，输出结构化TOP-N事件清单</w:t>
      </w:r>
      <w:r>
        <w:rPr>
          <w:rFonts w:hint="eastAsia"/>
          <w:lang w:val="en-US" w:eastAsia="zh-CN"/>
        </w:rPr>
        <w:t>，适配多场景应用需求。</w:t>
      </w:r>
    </w:p>
    <w:p w14:paraId="344C2A58">
      <w:pPr>
        <w:bidi w:val="0"/>
        <w:rPr>
          <w:rFonts w:hint="default"/>
          <w:lang w:val="en-US" w:eastAsia="zh-CN"/>
        </w:rPr>
      </w:pPr>
      <w:r>
        <w:rPr>
          <w:rFonts w:hint="eastAsia"/>
          <w:lang w:val="en-US" w:eastAsia="zh-CN"/>
        </w:rPr>
        <w:t>（1）</w:t>
      </w:r>
      <w:r>
        <w:rPr>
          <w:rFonts w:hint="default"/>
          <w:lang w:val="en-US" w:eastAsia="zh-CN"/>
        </w:rPr>
        <w:t>筛选条件配置</w:t>
      </w:r>
    </w:p>
    <w:p w14:paraId="779B78E9">
      <w:pPr>
        <w:bidi w:val="0"/>
        <w:rPr>
          <w:rFonts w:hint="default"/>
          <w:lang w:val="en-US" w:eastAsia="zh-CN"/>
        </w:rPr>
      </w:pPr>
      <w:r>
        <w:rPr>
          <w:rFonts w:hint="default"/>
          <w:lang w:val="en-US" w:eastAsia="zh-CN"/>
        </w:rPr>
        <w:t>用户自定义N值（即需筛选的关键事件数量），同时可配置额外筛选条件（如事件类型、发生时间范围等），系统按用户配置的条件，启动筛选流程。</w:t>
      </w:r>
    </w:p>
    <w:p w14:paraId="5AA9BB21">
      <w:pPr>
        <w:bidi w:val="0"/>
        <w:rPr>
          <w:rFonts w:hint="default"/>
          <w:lang w:val="en-US" w:eastAsia="zh-CN"/>
        </w:rPr>
      </w:pPr>
      <w:r>
        <w:rPr>
          <w:rFonts w:hint="eastAsia"/>
          <w:lang w:val="en-US" w:eastAsia="zh-CN"/>
        </w:rPr>
        <w:t>（2）</w:t>
      </w:r>
      <w:r>
        <w:rPr>
          <w:rFonts w:hint="default"/>
          <w:lang w:val="en-US" w:eastAsia="zh-CN"/>
        </w:rPr>
        <w:t>TOP-N事件筛选</w:t>
      </w:r>
    </w:p>
    <w:p w14:paraId="7FB4D967">
      <w:pPr>
        <w:bidi w:val="0"/>
        <w:rPr>
          <w:rFonts w:hint="default"/>
          <w:lang w:val="en-US" w:eastAsia="zh-CN"/>
        </w:rPr>
      </w:pPr>
      <w:r>
        <w:rPr>
          <w:rFonts w:hint="default"/>
          <w:lang w:val="en-US" w:eastAsia="zh-CN"/>
        </w:rPr>
        <w:t>系统基于前期生成的影响力排名，自动筛选出排名前N的关键事件，结合用户配置的额外条件，进一步精准筛选，生成初步筛选结果；用户核验筛选结果，调整N值或筛选条件，补充缺失的关键事件。</w:t>
      </w:r>
    </w:p>
    <w:p w14:paraId="77D5D2BD">
      <w:pPr>
        <w:bidi w:val="0"/>
        <w:rPr>
          <w:rFonts w:hint="default"/>
          <w:lang w:val="en-US" w:eastAsia="zh-CN"/>
        </w:rPr>
      </w:pPr>
      <w:r>
        <w:rPr>
          <w:rFonts w:hint="eastAsia"/>
          <w:lang w:val="en-US" w:eastAsia="zh-CN"/>
        </w:rPr>
        <w:t>（3）</w:t>
      </w:r>
      <w:r>
        <w:rPr>
          <w:rFonts w:hint="default"/>
          <w:lang w:val="en-US" w:eastAsia="zh-CN"/>
        </w:rPr>
        <w:t>分类整理与清单输出</w:t>
      </w:r>
    </w:p>
    <w:p w14:paraId="419E3AAC">
      <w:pPr>
        <w:bidi w:val="0"/>
        <w:rPr>
          <w:rFonts w:hint="default"/>
          <w:lang w:val="en-US" w:eastAsia="zh-CN"/>
        </w:rPr>
      </w:pPr>
      <w:r>
        <w:rPr>
          <w:rFonts w:hint="default"/>
          <w:lang w:val="en-US" w:eastAsia="zh-CN"/>
        </w:rPr>
        <w:t>用户配置分类规则，系统按事件类型、发生时间对筛选出的TOP-N关键事件完成分类整理；同时生成结构化TOP-N事件清单，明确事件核心信息与影响力分值，用户可查询、筛选、导出清单，适配多场景应用。</w:t>
      </w:r>
    </w:p>
    <w:p w14:paraId="487F526D">
      <w:pPr>
        <w:pStyle w:val="10"/>
        <w:bidi w:val="0"/>
        <w:rPr>
          <w:rFonts w:hint="default"/>
          <w:lang w:val="en-US" w:eastAsia="zh-CN"/>
        </w:rPr>
      </w:pPr>
      <w:r>
        <w:rPr>
          <w:rFonts w:hint="default"/>
          <w:lang w:val="en-US" w:eastAsia="zh-CN"/>
        </w:rPr>
        <w:t>事件-专家关系构建</w:t>
      </w:r>
    </w:p>
    <w:p w14:paraId="4A8950E1">
      <w:pPr>
        <w:bidi w:val="0"/>
        <w:rPr>
          <w:lang w:val="en-US" w:eastAsia="zh-CN"/>
        </w:rPr>
      </w:pPr>
      <w:r>
        <w:rPr>
          <w:rFonts w:hint="eastAsia"/>
          <w:lang w:val="en-US" w:eastAsia="zh-CN"/>
        </w:rPr>
        <w:t>根据</w:t>
      </w:r>
      <w:r>
        <w:rPr>
          <w:lang w:val="en-US" w:eastAsia="zh-CN"/>
        </w:rPr>
        <w:t>学者、专利、基金项目、论文全量字段，自动挖掘TOP-N事件与核心专家、人才及团队的关联，完成关系精准构建与结构化归档。</w:t>
      </w:r>
    </w:p>
    <w:p w14:paraId="64AC169A">
      <w:pPr>
        <w:bidi w:val="0"/>
        <w:rPr>
          <w:rFonts w:hint="default"/>
          <w:lang w:val="en-US"/>
        </w:rPr>
      </w:pPr>
      <w:r>
        <w:rPr>
          <w:rFonts w:hint="default"/>
          <w:lang w:val="en-US" w:eastAsia="zh-CN"/>
        </w:rPr>
        <w:t>事件-专家关系</w:t>
      </w:r>
      <w:r>
        <w:rPr>
          <w:rFonts w:hint="eastAsia"/>
          <w:lang w:val="en-US" w:eastAsia="zh-CN"/>
        </w:rPr>
        <w:t>构建</w:t>
      </w:r>
      <w:r>
        <w:rPr>
          <w:lang w:val="en-US" w:eastAsia="zh-CN"/>
        </w:rPr>
        <w:t>具体功能</w:t>
      </w:r>
      <w:r>
        <w:rPr>
          <w:rFonts w:hint="eastAsia"/>
          <w:lang w:val="en-US" w:eastAsia="zh-CN"/>
        </w:rPr>
        <w:t>包括</w:t>
      </w:r>
      <w:r>
        <w:rPr>
          <w:lang w:val="en-US" w:eastAsia="zh-CN"/>
        </w:rPr>
        <w:t>事件关联主体</w:t>
      </w:r>
      <w:r>
        <w:rPr>
          <w:rFonts w:hint="eastAsia"/>
          <w:lang w:val="en-US" w:eastAsia="zh-CN"/>
        </w:rPr>
        <w:t>挖掘、</w:t>
      </w:r>
      <w:r>
        <w:rPr>
          <w:lang w:val="en-US" w:eastAsia="zh-CN"/>
        </w:rPr>
        <w:t>关联关系精准</w:t>
      </w:r>
      <w:r>
        <w:rPr>
          <w:rFonts w:hint="eastAsia"/>
          <w:lang w:val="en-US" w:eastAsia="zh-CN"/>
        </w:rPr>
        <w:t>校验、</w:t>
      </w:r>
      <w:r>
        <w:rPr>
          <w:lang w:val="en-US" w:eastAsia="zh-CN"/>
        </w:rPr>
        <w:t>团队关联关系</w:t>
      </w:r>
      <w:r>
        <w:rPr>
          <w:rFonts w:hint="eastAsia"/>
          <w:lang w:val="en-US" w:eastAsia="zh-CN"/>
        </w:rPr>
        <w:t>补充。</w:t>
      </w:r>
    </w:p>
    <w:p w14:paraId="369AF3DE">
      <w:pPr>
        <w:pStyle w:val="19"/>
        <w:bidi w:val="0"/>
        <w:ind w:left="0" w:leftChars="0" w:firstLine="0" w:firstLineChars="0"/>
      </w:pPr>
      <w:r>
        <w:rPr>
          <w:lang w:val="en-US" w:eastAsia="zh-CN"/>
        </w:rPr>
        <w:t>事件关联主体挖掘</w:t>
      </w:r>
    </w:p>
    <w:p w14:paraId="0CA9ACD0">
      <w:pPr>
        <w:bidi w:val="0"/>
        <w:rPr>
          <w:lang w:val="en-US" w:eastAsia="zh-CN"/>
        </w:rPr>
      </w:pPr>
      <w:r>
        <w:rPr>
          <w:lang w:val="en-US" w:eastAsia="zh-CN"/>
        </w:rPr>
        <w:t>关联专利申请人、专利权人、发明人字段，论文作者-唯一ID、论文作者-姓名字段，基金项目参与人员相关信息，挖掘参与TOP-N事件的核心专家、人才及团队，完成主体初步匹配。</w:t>
      </w:r>
    </w:p>
    <w:p w14:paraId="7DE6783D">
      <w:pPr>
        <w:bidi w:val="0"/>
        <w:rPr>
          <w:rFonts w:hint="eastAsia"/>
          <w:lang w:val="en-US" w:eastAsia="zh-CN"/>
        </w:rPr>
      </w:pPr>
      <w:r>
        <w:rPr>
          <w:rFonts w:hint="eastAsia"/>
          <w:lang w:val="en-US" w:eastAsia="zh-CN"/>
        </w:rPr>
        <w:t>（1）关联字段配置</w:t>
      </w:r>
    </w:p>
    <w:p w14:paraId="0B1EB135">
      <w:pPr>
        <w:bidi w:val="0"/>
        <w:rPr>
          <w:rFonts w:hint="eastAsia"/>
          <w:lang w:val="en-US" w:eastAsia="zh-CN"/>
        </w:rPr>
      </w:pPr>
      <w:r>
        <w:rPr>
          <w:rFonts w:hint="eastAsia"/>
          <w:lang w:val="en-US" w:eastAsia="zh-CN"/>
        </w:rPr>
        <w:t>用户配置主体挖掘所需核心字段，系统自动关联专利申请人、专利权人、发明人字段，论文作者-唯一ID、论文作者-姓名字段，以及基金项目参与人员相关信息，用户核验字段关联完整性，补充缺失字段数据。</w:t>
      </w:r>
    </w:p>
    <w:p w14:paraId="1C449568">
      <w:pPr>
        <w:bidi w:val="0"/>
        <w:rPr>
          <w:rFonts w:hint="eastAsia"/>
          <w:lang w:val="en-US" w:eastAsia="zh-CN"/>
        </w:rPr>
      </w:pPr>
      <w:r>
        <w:rPr>
          <w:rFonts w:hint="eastAsia"/>
          <w:lang w:val="en-US" w:eastAsia="zh-CN"/>
        </w:rPr>
        <w:t>（2）关联主体挖掘</w:t>
      </w:r>
    </w:p>
    <w:p w14:paraId="76EC1579">
      <w:pPr>
        <w:bidi w:val="0"/>
        <w:rPr>
          <w:rFonts w:hint="eastAsia"/>
          <w:lang w:val="en-US" w:eastAsia="zh-CN"/>
        </w:rPr>
      </w:pPr>
      <w:r>
        <w:rPr>
          <w:rFonts w:hint="eastAsia"/>
          <w:lang w:val="en-US" w:eastAsia="zh-CN"/>
        </w:rPr>
        <w:t>用户选择目标TOP-N事件范围，触发主体挖掘操作，系统基于配置字段，自动挖掘参与该批TOP-N事件的核心专家、人才及相关团队，梳理主体与事件的初步关联关系。</w:t>
      </w:r>
    </w:p>
    <w:p w14:paraId="7B8995FD">
      <w:pPr>
        <w:bidi w:val="0"/>
        <w:rPr>
          <w:rFonts w:hint="eastAsia"/>
          <w:lang w:val="en-US" w:eastAsia="zh-CN"/>
        </w:rPr>
      </w:pPr>
      <w:r>
        <w:rPr>
          <w:rFonts w:hint="eastAsia"/>
          <w:lang w:val="en-US" w:eastAsia="zh-CN"/>
        </w:rPr>
        <w:t>（3）主体初步匹配</w:t>
      </w:r>
    </w:p>
    <w:p w14:paraId="1E7E3BFB">
      <w:pPr>
        <w:bidi w:val="0"/>
      </w:pPr>
      <w:r>
        <w:rPr>
          <w:rFonts w:hint="eastAsia"/>
          <w:lang w:val="en-US" w:eastAsia="zh-CN"/>
        </w:rPr>
        <w:t>系统将挖掘到的核心专家、人才、团队与对应TOP-N事件进行初步匹配，按事件分类呈现</w:t>
      </w:r>
      <w:r>
        <w:rPr>
          <w:rFonts w:hint="eastAsia"/>
        </w:rPr>
        <w:t>匹配结果；用户核验初步匹配明细，标记疑似匹配错误的条目，为后续精准校验奠定基础。</w:t>
      </w:r>
    </w:p>
    <w:p w14:paraId="5346B560">
      <w:pPr>
        <w:pStyle w:val="19"/>
        <w:bidi w:val="0"/>
        <w:ind w:left="0" w:leftChars="0" w:firstLine="0" w:firstLineChars="0"/>
      </w:pPr>
      <w:r>
        <w:rPr>
          <w:lang w:val="en-US" w:eastAsia="zh-CN"/>
        </w:rPr>
        <w:t>关联关系精准校验</w:t>
      </w:r>
    </w:p>
    <w:p w14:paraId="5AE85AB6">
      <w:pPr>
        <w:bidi w:val="0"/>
        <w:rPr>
          <w:rFonts w:hint="eastAsia"/>
          <w:lang w:val="en-US" w:eastAsia="zh-CN"/>
        </w:rPr>
      </w:pPr>
      <w:r>
        <w:rPr>
          <w:lang w:val="en-US" w:eastAsia="zh-CN"/>
        </w:rPr>
        <w:t>结合学者唯一ID、所在机构、研究方向等字段，对事件与专家的关联关系进行交叉校验，剔除重名、误关联数据，明确专家在事件中的参与角色，确</w:t>
      </w:r>
      <w:r>
        <w:rPr>
          <w:rFonts w:hint="eastAsia"/>
          <w:lang w:val="en-US" w:eastAsia="zh-CN"/>
        </w:rPr>
        <w:t>保关系构建的准确性。</w:t>
      </w:r>
    </w:p>
    <w:p w14:paraId="754027D5">
      <w:pPr>
        <w:bidi w:val="0"/>
        <w:rPr>
          <w:rFonts w:hint="eastAsia"/>
          <w:lang w:val="en-US" w:eastAsia="zh-CN"/>
        </w:rPr>
      </w:pPr>
      <w:r>
        <w:rPr>
          <w:rFonts w:hint="eastAsia"/>
          <w:lang w:val="en-US" w:eastAsia="zh-CN"/>
        </w:rPr>
        <w:t>（1）校验规则配置</w:t>
      </w:r>
    </w:p>
    <w:p w14:paraId="715FAC0A">
      <w:pPr>
        <w:bidi w:val="0"/>
        <w:rPr>
          <w:rFonts w:hint="eastAsia"/>
          <w:lang w:val="en-US" w:eastAsia="zh-CN"/>
        </w:rPr>
      </w:pPr>
      <w:r>
        <w:rPr>
          <w:rFonts w:hint="eastAsia"/>
          <w:lang w:val="en-US" w:eastAsia="zh-CN"/>
        </w:rPr>
        <w:t>用户配置关系校验规则，明确交叉校验标准，系统自动关联学者唯一ID、所在机构、研究方向等辅助字段，搭建多维度校验体系。</w:t>
      </w:r>
    </w:p>
    <w:p w14:paraId="5BB22763">
      <w:pPr>
        <w:bidi w:val="0"/>
        <w:rPr>
          <w:rFonts w:hint="eastAsia"/>
          <w:lang w:val="en-US" w:eastAsia="zh-CN"/>
        </w:rPr>
      </w:pPr>
      <w:r>
        <w:rPr>
          <w:rFonts w:hint="eastAsia"/>
          <w:lang w:val="en-US" w:eastAsia="zh-CN"/>
        </w:rPr>
        <w:t>（2）交叉校验与误关联剔除</w:t>
      </w:r>
    </w:p>
    <w:p w14:paraId="50EBAD32">
      <w:pPr>
        <w:bidi w:val="0"/>
        <w:rPr>
          <w:rFonts w:hint="eastAsia"/>
          <w:lang w:val="en-US" w:eastAsia="zh-CN"/>
        </w:rPr>
      </w:pPr>
      <w:r>
        <w:rPr>
          <w:rFonts w:hint="eastAsia"/>
          <w:lang w:val="en-US" w:eastAsia="zh-CN"/>
        </w:rPr>
        <w:t>用户触发校验操作，系统按配置规则，对事件与专家的关联关系进行多维度交叉校验，自动识别并标记重名、误关联数据；用户核验校验结果，手动剔除误关联数据，修正匹配偏差。</w:t>
      </w:r>
    </w:p>
    <w:p w14:paraId="103CF0A5">
      <w:pPr>
        <w:bidi w:val="0"/>
        <w:rPr>
          <w:rFonts w:hint="eastAsia"/>
          <w:lang w:val="en-US" w:eastAsia="zh-CN"/>
        </w:rPr>
      </w:pPr>
      <w:r>
        <w:rPr>
          <w:rFonts w:hint="eastAsia"/>
          <w:lang w:val="en-US" w:eastAsia="zh-CN"/>
        </w:rPr>
        <w:t>（3）参与角色明确</w:t>
      </w:r>
    </w:p>
    <w:p w14:paraId="2211A9BA">
      <w:pPr>
        <w:bidi w:val="0"/>
      </w:pPr>
      <w:r>
        <w:rPr>
          <w:rFonts w:hint="eastAsia"/>
          <w:lang w:val="en-US" w:eastAsia="zh-CN"/>
        </w:rPr>
        <w:t>系统结合专家在事件中的相关贡献（如发明人排序、作者排名等），初步判定专家参与</w:t>
      </w:r>
      <w:r>
        <w:rPr>
          <w:rFonts w:hint="eastAsia"/>
        </w:rPr>
        <w:t>角色；用户核验角色判定结果，手动补充、修正，明确每位专家在对应事件中的具体参与角色，确保关系信息完整。</w:t>
      </w:r>
    </w:p>
    <w:p w14:paraId="22E59CE0">
      <w:pPr>
        <w:pStyle w:val="19"/>
        <w:bidi w:val="0"/>
        <w:ind w:left="0" w:leftChars="0" w:firstLine="0" w:firstLineChars="0"/>
      </w:pPr>
      <w:r>
        <w:rPr>
          <w:lang w:val="en-US" w:eastAsia="zh-CN"/>
        </w:rPr>
        <w:t>团队关联关系补充</w:t>
      </w:r>
    </w:p>
    <w:p w14:paraId="6A11B16E">
      <w:pPr>
        <w:bidi w:val="0"/>
        <w:rPr>
          <w:rFonts w:hint="eastAsia"/>
          <w:lang w:val="en-US" w:eastAsia="zh-CN"/>
        </w:rPr>
      </w:pPr>
      <w:r>
        <w:rPr>
          <w:lang w:val="en-US" w:eastAsia="zh-CN"/>
        </w:rPr>
        <w:t>基于参与同一事件的专家所在机构、合作频次等信息，识别关联团队，构建事件与核心团队的关联关系，关联团队核心成员信息，完善事件-主体关</w:t>
      </w:r>
      <w:r>
        <w:rPr>
          <w:rFonts w:hint="eastAsia"/>
          <w:lang w:val="en-US" w:eastAsia="zh-CN"/>
        </w:rPr>
        <w:t>联体系。</w:t>
      </w:r>
    </w:p>
    <w:p w14:paraId="1F67E12D">
      <w:pPr>
        <w:bidi w:val="0"/>
        <w:rPr>
          <w:rFonts w:hint="default"/>
          <w:lang w:val="en-US" w:eastAsia="zh-CN"/>
        </w:rPr>
      </w:pPr>
      <w:r>
        <w:rPr>
          <w:rFonts w:hint="eastAsia"/>
          <w:lang w:val="en-US" w:eastAsia="zh-CN"/>
        </w:rPr>
        <w:t>（1）</w:t>
      </w:r>
      <w:r>
        <w:rPr>
          <w:rFonts w:hint="default"/>
          <w:lang w:val="en-US" w:eastAsia="zh-CN"/>
        </w:rPr>
        <w:t>团队识别配置</w:t>
      </w:r>
    </w:p>
    <w:p w14:paraId="05C27911">
      <w:pPr>
        <w:bidi w:val="0"/>
        <w:rPr>
          <w:rFonts w:hint="default"/>
          <w:lang w:val="en-US" w:eastAsia="zh-CN"/>
        </w:rPr>
      </w:pPr>
      <w:r>
        <w:rPr>
          <w:rFonts w:hint="default"/>
          <w:lang w:val="en-US" w:eastAsia="zh-CN"/>
        </w:rPr>
        <w:t>用户配置团队识别参数，明确同一事件中专家团队的判定标准（如所在机构一致性、合作频次阈值等），系统自动关联参与同一事件的专家所在机构、合作频次等相关信息。</w:t>
      </w:r>
    </w:p>
    <w:p w14:paraId="0D7850FE">
      <w:pPr>
        <w:bidi w:val="0"/>
        <w:rPr>
          <w:rFonts w:hint="default"/>
          <w:lang w:val="en-US" w:eastAsia="zh-CN"/>
        </w:rPr>
      </w:pPr>
      <w:r>
        <w:rPr>
          <w:rFonts w:hint="eastAsia"/>
          <w:lang w:val="en-US" w:eastAsia="zh-CN"/>
        </w:rPr>
        <w:t>（2）</w:t>
      </w:r>
      <w:r>
        <w:rPr>
          <w:rFonts w:hint="default"/>
          <w:lang w:val="en-US" w:eastAsia="zh-CN"/>
        </w:rPr>
        <w:t>团队识别与关系构建</w:t>
      </w:r>
    </w:p>
    <w:p w14:paraId="13AB0F96">
      <w:pPr>
        <w:bidi w:val="0"/>
        <w:rPr>
          <w:rFonts w:hint="default"/>
          <w:lang w:val="en-US" w:eastAsia="zh-CN"/>
        </w:rPr>
      </w:pPr>
      <w:r>
        <w:rPr>
          <w:rFonts w:hint="default"/>
          <w:lang w:val="en-US" w:eastAsia="zh-CN"/>
        </w:rPr>
        <w:t>用户触发团队识别操作，系统按配置参数，自动识别参与同一TOP-N事件的关联团队，构建事件与核心团队的关联关系；用户核验识别结果，手动调整团队构成，补充遗漏的关联团队。</w:t>
      </w:r>
    </w:p>
    <w:p w14:paraId="7B05F90E">
      <w:pPr>
        <w:bidi w:val="0"/>
        <w:rPr>
          <w:rFonts w:hint="default"/>
          <w:lang w:val="en-US" w:eastAsia="zh-CN"/>
        </w:rPr>
      </w:pPr>
      <w:r>
        <w:rPr>
          <w:rFonts w:hint="eastAsia"/>
          <w:lang w:val="en-US" w:eastAsia="zh-CN"/>
        </w:rPr>
        <w:t>（3）</w:t>
      </w:r>
      <w:r>
        <w:rPr>
          <w:rFonts w:hint="default"/>
          <w:lang w:val="en-US" w:eastAsia="zh-CN"/>
        </w:rPr>
        <w:t>关联体系完善</w:t>
      </w:r>
    </w:p>
    <w:p w14:paraId="0C640522">
      <w:pPr>
        <w:bidi w:val="0"/>
        <w:rPr>
          <w:rFonts w:hint="default"/>
          <w:lang w:val="en-US" w:eastAsia="zh-CN"/>
        </w:rPr>
      </w:pPr>
      <w:r>
        <w:rPr>
          <w:rFonts w:hint="default"/>
          <w:lang w:val="en-US" w:eastAsia="zh-CN"/>
        </w:rPr>
        <w:t>系统自动关联各核心团队的核心成员信息，补充团队相关基础信息，完善事件-专家、事件-团队的完整关联体系；用户核验完善后的关联体系，确认无误后完成结构化归档，支撑后续相关查询与应用。</w:t>
      </w:r>
    </w:p>
    <w:p w14:paraId="77996605">
      <w:pPr>
        <w:pStyle w:val="10"/>
        <w:bidi w:val="0"/>
        <w:rPr>
          <w:rFonts w:hint="default"/>
          <w:lang w:val="en-US" w:eastAsia="zh-CN"/>
        </w:rPr>
      </w:pPr>
      <w:r>
        <w:rPr>
          <w:rFonts w:hint="default"/>
          <w:lang w:val="en-US" w:eastAsia="zh-CN"/>
        </w:rPr>
        <w:t>事件影响与发展趋势分析</w:t>
      </w:r>
    </w:p>
    <w:p w14:paraId="1E5AE1C0">
      <w:pPr>
        <w:bidi w:val="0"/>
        <w:rPr>
          <w:lang w:val="en-US" w:eastAsia="zh-CN"/>
        </w:rPr>
      </w:pPr>
      <w:r>
        <w:rPr>
          <w:lang w:val="en-US" w:eastAsia="zh-CN"/>
        </w:rPr>
        <w:t>结合TOP-N事件数据、专家关联信息及产业链背景，完成事件影响分析与发展趋势研判，支撑风险预警与机遇挖掘。</w:t>
      </w:r>
    </w:p>
    <w:p w14:paraId="7D10F3A0">
      <w:pPr>
        <w:bidi w:val="0"/>
        <w:rPr>
          <w:rFonts w:hint="default"/>
          <w:lang w:val="en-US"/>
        </w:rPr>
      </w:pPr>
      <w:r>
        <w:rPr>
          <w:rFonts w:hint="default"/>
          <w:lang w:val="en-US" w:eastAsia="zh-CN"/>
        </w:rPr>
        <w:t>事件影响与发展趋势</w:t>
      </w:r>
      <w:r>
        <w:rPr>
          <w:rFonts w:hint="eastAsia"/>
          <w:lang w:val="en-US" w:eastAsia="zh-CN"/>
        </w:rPr>
        <w:t>分析</w:t>
      </w:r>
      <w:r>
        <w:rPr>
          <w:lang w:val="en-US" w:eastAsia="zh-CN"/>
        </w:rPr>
        <w:t>具体功能</w:t>
      </w:r>
      <w:r>
        <w:rPr>
          <w:rFonts w:hint="eastAsia"/>
          <w:lang w:val="en-US" w:eastAsia="zh-CN"/>
        </w:rPr>
        <w:t>包括</w:t>
      </w:r>
      <w:r>
        <w:rPr>
          <w:lang w:val="en-US" w:eastAsia="zh-CN"/>
        </w:rPr>
        <w:t>产业链影响多维度</w:t>
      </w:r>
      <w:r>
        <w:rPr>
          <w:rFonts w:hint="eastAsia"/>
          <w:lang w:val="en-US" w:eastAsia="zh-CN"/>
        </w:rPr>
        <w:t>分析、</w:t>
      </w:r>
      <w:r>
        <w:rPr>
          <w:lang w:val="en-US" w:eastAsia="zh-CN"/>
        </w:rPr>
        <w:t>发展趋势智能</w:t>
      </w:r>
      <w:r>
        <w:rPr>
          <w:rFonts w:hint="eastAsia"/>
          <w:lang w:val="en-US" w:eastAsia="zh-CN"/>
        </w:rPr>
        <w:t>研判、</w:t>
      </w:r>
      <w:r>
        <w:rPr>
          <w:lang w:val="en-US" w:eastAsia="zh-CN"/>
        </w:rPr>
        <w:t>风险与机遇</w:t>
      </w:r>
      <w:r>
        <w:rPr>
          <w:rFonts w:hint="eastAsia"/>
          <w:lang w:val="en-US" w:eastAsia="zh-CN"/>
        </w:rPr>
        <w:t>挖掘、</w:t>
      </w:r>
      <w:r>
        <w:rPr>
          <w:lang w:val="en-US" w:eastAsia="zh-CN"/>
        </w:rPr>
        <w:t>分析结果可视化</w:t>
      </w:r>
      <w:r>
        <w:rPr>
          <w:rFonts w:hint="eastAsia"/>
          <w:lang w:val="en-US" w:eastAsia="zh-CN"/>
        </w:rPr>
        <w:t>适配。</w:t>
      </w:r>
    </w:p>
    <w:p w14:paraId="4E82C906">
      <w:pPr>
        <w:pStyle w:val="19"/>
        <w:bidi w:val="0"/>
        <w:ind w:left="0" w:leftChars="0" w:firstLine="0" w:firstLineChars="0"/>
      </w:pPr>
      <w:r>
        <w:rPr>
          <w:lang w:val="en-US" w:eastAsia="zh-CN"/>
        </w:rPr>
        <w:t>产业链影响多维度分析</w:t>
      </w:r>
    </w:p>
    <w:p w14:paraId="65AA96F6">
      <w:pPr>
        <w:bidi w:val="0"/>
        <w:rPr>
          <w:rFonts w:hint="default"/>
          <w:lang w:val="en-US" w:eastAsia="zh-CN"/>
        </w:rPr>
      </w:pPr>
      <w:r>
        <w:rPr>
          <w:lang w:val="en-US" w:eastAsia="zh-CN"/>
        </w:rPr>
        <w:t>基于TOP-N事件对应的专利技术、论文研究方向、基金项目领域，分析事件对产业链技术路线的推动或变革作用，研判对行业竞争格局的影响，</w:t>
      </w:r>
      <w:r>
        <w:rPr>
          <w:rFonts w:hint="default"/>
          <w:lang w:val="en-US" w:eastAsia="zh-CN"/>
        </w:rPr>
        <w:t>形成多维度影响分析结论。</w:t>
      </w:r>
    </w:p>
    <w:p w14:paraId="4A25A24D">
      <w:pPr>
        <w:bidi w:val="0"/>
        <w:rPr>
          <w:rFonts w:hint="eastAsia"/>
          <w:lang w:val="en-US" w:eastAsia="zh-CN"/>
        </w:rPr>
      </w:pPr>
      <w:r>
        <w:rPr>
          <w:rFonts w:hint="eastAsia"/>
          <w:lang w:val="en-US" w:eastAsia="zh-CN"/>
        </w:rPr>
        <w:t>（1）技术路线影响分析</w:t>
      </w:r>
    </w:p>
    <w:p w14:paraId="2934C9D0">
      <w:pPr>
        <w:bidi w:val="0"/>
        <w:rPr>
          <w:rFonts w:hint="eastAsia"/>
          <w:lang w:val="en-US" w:eastAsia="zh-CN"/>
        </w:rPr>
      </w:pPr>
      <w:r>
        <w:rPr>
          <w:rFonts w:hint="eastAsia"/>
          <w:lang w:val="en-US" w:eastAsia="zh-CN"/>
        </w:rPr>
        <w:t>系统自动提取TOP-N事件对应的核心专利技术（含专利号、技术领域、申请人）、论文研究方向（含核心关键词、发表期刊、研究机构）、基金项目领域（含项目编号、资助单位、研究周期），用户可手动筛选重点技术/研究方向，系统量化分析该事件对产业链现有技术路线的推动力度、替代风险或变革可能性，明确技术升级节点及落地潜力。</w:t>
      </w:r>
    </w:p>
    <w:p w14:paraId="53F0CC1C">
      <w:pPr>
        <w:bidi w:val="0"/>
        <w:rPr>
          <w:rFonts w:hint="eastAsia"/>
          <w:lang w:val="en-US" w:eastAsia="zh-CN"/>
        </w:rPr>
      </w:pPr>
      <w:r>
        <w:rPr>
          <w:rFonts w:hint="eastAsia"/>
          <w:lang w:val="en-US" w:eastAsia="zh-CN"/>
        </w:rPr>
        <w:t>（2）行业竞争格局影响分析</w:t>
      </w:r>
    </w:p>
    <w:p w14:paraId="2705050B">
      <w:pPr>
        <w:bidi w:val="0"/>
        <w:rPr>
          <w:rFonts w:hint="eastAsia"/>
          <w:lang w:val="en-US" w:eastAsia="zh-CN"/>
        </w:rPr>
      </w:pPr>
      <w:r>
        <w:rPr>
          <w:rFonts w:hint="eastAsia"/>
          <w:lang w:val="en-US" w:eastAsia="zh-CN"/>
        </w:rPr>
        <w:t>系统整合事件关联企业、机构信息，用户可选择目标区域、细分产业链环节，分析事件对行业头部企业、中小企业的竞争优势影响，研判市场份额可能发生的变动、行业集中度变化趋势，明确事件带来的市场准入机遇或竞争壁垒提升风险。</w:t>
      </w:r>
    </w:p>
    <w:p w14:paraId="27C47E15">
      <w:pPr>
        <w:bidi w:val="0"/>
        <w:rPr>
          <w:rFonts w:hint="eastAsia"/>
          <w:lang w:val="en-US" w:eastAsia="zh-CN"/>
        </w:rPr>
      </w:pPr>
      <w:r>
        <w:rPr>
          <w:rFonts w:hint="eastAsia"/>
          <w:lang w:val="en-US" w:eastAsia="zh-CN"/>
        </w:rPr>
        <w:t>（3）多维度结论汇总</w:t>
      </w:r>
    </w:p>
    <w:p w14:paraId="636090FC">
      <w:pPr>
        <w:bidi w:val="0"/>
        <w:rPr>
          <w:lang w:val="en-US" w:eastAsia="zh-CN"/>
        </w:rPr>
      </w:pPr>
      <w:r>
        <w:rPr>
          <w:rFonts w:hint="eastAsia"/>
          <w:lang w:val="en-US" w:eastAsia="zh-CN"/>
        </w:rPr>
        <w:t>用户可自定义影响维度权重（如技术影响占比、竞争影响占比），系统自动汇总各维度分析结果，生成可视化分析矩阵，明确事件对产业链“技术-企业-市场”的综合影响等级（高/中/低）及核心影响要点，支持用户导出分析明细。。</w:t>
      </w:r>
    </w:p>
    <w:p w14:paraId="585A071A">
      <w:pPr>
        <w:pStyle w:val="19"/>
        <w:bidi w:val="0"/>
        <w:ind w:left="0" w:leftChars="0" w:firstLine="0" w:firstLineChars="0"/>
      </w:pPr>
      <w:r>
        <w:rPr>
          <w:lang w:val="en-US" w:eastAsia="zh-CN"/>
        </w:rPr>
        <w:t>发展趋势智能研判</w:t>
      </w:r>
    </w:p>
    <w:p w14:paraId="3E68F068">
      <w:pPr>
        <w:bidi w:val="0"/>
        <w:rPr>
          <w:rFonts w:hint="eastAsia"/>
          <w:lang w:val="en-US" w:eastAsia="zh-CN"/>
        </w:rPr>
      </w:pPr>
      <w:r>
        <w:rPr>
          <w:lang w:val="en-US" w:eastAsia="zh-CN"/>
        </w:rPr>
        <w:t>联动事件发生时间、关联专家研究方向、后续相关专利/论文发表情况，结合产业链技术发展规律，对事件相关领域的后续发展趋势进行预判，梳</w:t>
      </w:r>
      <w:r>
        <w:rPr>
          <w:rFonts w:hint="eastAsia"/>
          <w:lang w:val="en-US" w:eastAsia="zh-CN"/>
        </w:rPr>
        <w:t>理技术演进路径。</w:t>
      </w:r>
    </w:p>
    <w:p w14:paraId="2387498C">
      <w:pPr>
        <w:bidi w:val="0"/>
        <w:rPr>
          <w:rFonts w:hint="eastAsia"/>
          <w:lang w:val="en-US" w:eastAsia="zh-CN"/>
        </w:rPr>
      </w:pPr>
      <w:r>
        <w:rPr>
          <w:rFonts w:hint="eastAsia"/>
          <w:lang w:val="en-US" w:eastAsia="zh-CN"/>
        </w:rPr>
        <w:t>（1）研判数据联动</w:t>
      </w:r>
    </w:p>
    <w:p w14:paraId="3F892173">
      <w:pPr>
        <w:bidi w:val="0"/>
        <w:rPr>
          <w:rFonts w:hint="eastAsia"/>
          <w:lang w:val="en-US" w:eastAsia="zh-CN"/>
        </w:rPr>
      </w:pPr>
      <w:r>
        <w:rPr>
          <w:rFonts w:hint="eastAsia"/>
          <w:lang w:val="en-US" w:eastAsia="zh-CN"/>
        </w:rPr>
        <w:t>系统自动关联TOP-N事件发生时间、事件类型，联动关联专家的研究方向、过往研究成果，同步抓取事件发生后相关专利、论文的发表情况（含发表时间、核心内容、关联机构），形成完整的趋势研判数据底座，用户可手动补充缺失数据、筛选核心关联数据。</w:t>
      </w:r>
    </w:p>
    <w:p w14:paraId="723BB29B">
      <w:pPr>
        <w:bidi w:val="0"/>
        <w:rPr>
          <w:rFonts w:hint="eastAsia"/>
          <w:lang w:val="en-US" w:eastAsia="zh-CN"/>
        </w:rPr>
      </w:pPr>
      <w:r>
        <w:rPr>
          <w:rFonts w:hint="eastAsia"/>
          <w:lang w:val="en-US" w:eastAsia="zh-CN"/>
        </w:rPr>
        <w:t>（2）技术演进路径梳理</w:t>
      </w:r>
    </w:p>
    <w:p w14:paraId="12DED24F">
      <w:pPr>
        <w:bidi w:val="0"/>
        <w:rPr>
          <w:rFonts w:hint="eastAsia"/>
          <w:lang w:val="en-US" w:eastAsia="zh-CN"/>
        </w:rPr>
      </w:pPr>
      <w:r>
        <w:rPr>
          <w:rFonts w:hint="eastAsia"/>
          <w:lang w:val="en-US" w:eastAsia="zh-CN"/>
        </w:rPr>
        <w:t>用户可选择目标事件及关联领域，系统结合产业链技术发展历史数据、专家研判意见，自动梳理该事件相关领域的技术演进方向、关键突破节点，预判未来1-3年技术发展重点，生成可视化演进路径图，支持用户手动调整演进节点及趋势方向。</w:t>
      </w:r>
    </w:p>
    <w:p w14:paraId="760C68E2">
      <w:pPr>
        <w:bidi w:val="0"/>
        <w:rPr>
          <w:rFonts w:hint="eastAsia"/>
          <w:lang w:val="en-US" w:eastAsia="zh-CN"/>
        </w:rPr>
      </w:pPr>
      <w:r>
        <w:rPr>
          <w:rFonts w:hint="eastAsia"/>
          <w:lang w:val="en-US" w:eastAsia="zh-CN"/>
        </w:rPr>
        <w:t>（3）研判结果校验与优化</w:t>
      </w:r>
    </w:p>
    <w:p w14:paraId="1BE56129">
      <w:pPr>
        <w:bidi w:val="0"/>
        <w:rPr>
          <w:lang w:val="en-US" w:eastAsia="zh-CN"/>
        </w:rPr>
      </w:pPr>
      <w:r>
        <w:rPr>
          <w:rFonts w:hint="eastAsia"/>
          <w:lang w:val="en-US" w:eastAsia="zh-CN"/>
        </w:rPr>
        <w:t>系统自动对比历史同类事件的发展趋势，校验当前研判结果的合理性，输出校验报告；用户可邀请关联专家在线审核研判结果，提交修改意见，系统支持根据专家意见优化趋势预判模型参数，提升研判准确性。</w:t>
      </w:r>
    </w:p>
    <w:p w14:paraId="607E1A91">
      <w:pPr>
        <w:pStyle w:val="19"/>
        <w:bidi w:val="0"/>
        <w:ind w:left="0" w:leftChars="0" w:firstLine="0" w:firstLineChars="0"/>
      </w:pPr>
      <w:r>
        <w:rPr>
          <w:lang w:val="en-US" w:eastAsia="zh-CN"/>
        </w:rPr>
        <w:t>风险与机遇挖掘</w:t>
      </w:r>
    </w:p>
    <w:p w14:paraId="1E45EFAD">
      <w:pPr>
        <w:bidi w:val="0"/>
        <w:rPr>
          <w:rFonts w:hint="eastAsia"/>
          <w:lang w:val="en-US" w:eastAsia="zh-CN"/>
        </w:rPr>
      </w:pPr>
      <w:r>
        <w:rPr>
          <w:lang w:val="en-US" w:eastAsia="zh-CN"/>
        </w:rPr>
        <w:t>基于趋势研判结果，挖掘产业链技术布局空白、核心技术突破机遇，识别技术迭代、竞争加剧等潜在风险，输出风险预警与机遇挖掘报告，为决策</w:t>
      </w:r>
      <w:r>
        <w:rPr>
          <w:rFonts w:hint="eastAsia"/>
          <w:lang w:val="en-US" w:eastAsia="zh-CN"/>
        </w:rPr>
        <w:t>提供数据支撑。</w:t>
      </w:r>
    </w:p>
    <w:p w14:paraId="77CF82E4">
      <w:pPr>
        <w:bidi w:val="0"/>
        <w:rPr>
          <w:rFonts w:hint="eastAsia"/>
          <w:lang w:val="en-US" w:eastAsia="zh-CN"/>
        </w:rPr>
      </w:pPr>
      <w:r>
        <w:rPr>
          <w:rFonts w:hint="eastAsia"/>
          <w:lang w:val="en-US" w:eastAsia="zh-CN"/>
        </w:rPr>
        <w:t>（1）发展机遇挖掘</w:t>
      </w:r>
    </w:p>
    <w:p w14:paraId="47DEBBEC">
      <w:pPr>
        <w:bidi w:val="0"/>
        <w:rPr>
          <w:rFonts w:hint="eastAsia"/>
          <w:lang w:val="en-US" w:eastAsia="zh-CN"/>
        </w:rPr>
      </w:pPr>
      <w:r>
        <w:rPr>
          <w:rFonts w:hint="eastAsia"/>
          <w:lang w:val="en-US" w:eastAsia="zh-CN"/>
        </w:rPr>
        <w:t>系统自动扫描趋势研判结果，挖掘产业链技术布局空白领域、核心技术突破机遇、新兴应用场景潜力，明确机遇对应的技术方向、落地条件及预期收益；用户可按“技术机遇/市场机遇”分类筛选，标记重点机遇并添加备注。</w:t>
      </w:r>
    </w:p>
    <w:p w14:paraId="1285F5C9">
      <w:pPr>
        <w:bidi w:val="0"/>
        <w:rPr>
          <w:rFonts w:hint="eastAsia"/>
          <w:lang w:val="en-US" w:eastAsia="zh-CN"/>
        </w:rPr>
      </w:pPr>
      <w:r>
        <w:rPr>
          <w:rFonts w:hint="eastAsia"/>
          <w:lang w:val="en-US" w:eastAsia="zh-CN"/>
        </w:rPr>
        <w:t>（2）潜在风险识别</w:t>
      </w:r>
    </w:p>
    <w:p w14:paraId="26CB08C9">
      <w:pPr>
        <w:bidi w:val="0"/>
        <w:rPr>
          <w:rFonts w:hint="eastAsia"/>
          <w:lang w:val="en-US" w:eastAsia="zh-CN"/>
        </w:rPr>
      </w:pPr>
      <w:r>
        <w:rPr>
          <w:rFonts w:hint="eastAsia"/>
          <w:lang w:val="en-US" w:eastAsia="zh-CN"/>
        </w:rPr>
        <w:t>系统结合事件影响分析、技术演进趋势，自动识别技术迭代过快、行业竞争加剧、核心技术卡脖子、政策调整等潜在风险，量化风险等级（高/中/低），明确风险触发条件及可能造成的影响，支持用户手动添加自定义风险类型。</w:t>
      </w:r>
    </w:p>
    <w:p w14:paraId="2E7C8D49">
      <w:pPr>
        <w:bidi w:val="0"/>
        <w:rPr>
          <w:rFonts w:hint="eastAsia"/>
          <w:lang w:val="en-US" w:eastAsia="zh-CN"/>
        </w:rPr>
      </w:pPr>
      <w:r>
        <w:rPr>
          <w:rFonts w:hint="eastAsia"/>
          <w:lang w:val="en-US" w:eastAsia="zh-CN"/>
        </w:rPr>
        <w:t>（3）报告生成与导出</w:t>
      </w:r>
    </w:p>
    <w:p w14:paraId="27CC3847">
      <w:pPr>
        <w:bidi w:val="0"/>
      </w:pPr>
      <w:r>
        <w:rPr>
          <w:rFonts w:hint="eastAsia"/>
          <w:lang w:val="en-US" w:eastAsia="zh-CN"/>
        </w:rPr>
        <w:t>用户可触发</w:t>
      </w:r>
      <w:r>
        <w:rPr>
          <w:rFonts w:hint="eastAsia"/>
        </w:rPr>
        <w:t>系统自动生成风险预警与机遇挖掘报告，报告包含机遇明细、风险明细、应对建议、数据支撑等内容，支持自定义报告模板、调整报告侧重点；可导出PDF、Excel等多种格式，直接用于决策参考及汇报使用。</w:t>
      </w:r>
    </w:p>
    <w:p w14:paraId="3312D50D">
      <w:pPr>
        <w:pStyle w:val="19"/>
        <w:bidi w:val="0"/>
        <w:ind w:left="0" w:leftChars="0" w:firstLine="0" w:firstLineChars="0"/>
      </w:pPr>
      <w:r>
        <w:rPr>
          <w:lang w:val="en-US" w:eastAsia="zh-CN"/>
        </w:rPr>
        <w:t>分析结果可视化适配</w:t>
      </w:r>
    </w:p>
    <w:p w14:paraId="2BDDC8B7">
      <w:pPr>
        <w:bidi w:val="0"/>
        <w:rPr>
          <w:rFonts w:hint="eastAsia"/>
          <w:lang w:val="en-US" w:eastAsia="zh-CN"/>
        </w:rPr>
      </w:pPr>
      <w:r>
        <w:rPr>
          <w:lang w:val="en-US" w:eastAsia="zh-CN"/>
        </w:rPr>
        <w:t>整合事件影响分析、趋势研判、风险与机遇等数据，输出标准化可视化适配数据，支撑事件影响、发展趋势及专家关联信息的同步展示，</w:t>
      </w:r>
      <w:r>
        <w:rPr>
          <w:rFonts w:hint="eastAsia"/>
          <w:lang w:val="en-US" w:eastAsia="zh-CN"/>
        </w:rPr>
        <w:t>提升分析结果可读性。</w:t>
      </w:r>
    </w:p>
    <w:p w14:paraId="10CCADB8">
      <w:pPr>
        <w:bidi w:val="0"/>
        <w:rPr>
          <w:rFonts w:hint="default"/>
          <w:lang w:val="en-US" w:eastAsia="zh-CN"/>
        </w:rPr>
      </w:pPr>
      <w:r>
        <w:rPr>
          <w:rFonts w:hint="eastAsia"/>
          <w:lang w:val="en-US" w:eastAsia="zh-CN"/>
        </w:rPr>
        <w:t>（1）</w:t>
      </w:r>
      <w:r>
        <w:rPr>
          <w:rFonts w:hint="default"/>
          <w:lang w:val="en-US" w:eastAsia="zh-CN"/>
        </w:rPr>
        <w:t>多类型可视化生成</w:t>
      </w:r>
    </w:p>
    <w:p w14:paraId="79D19855">
      <w:pPr>
        <w:bidi w:val="0"/>
        <w:rPr>
          <w:rFonts w:hint="default"/>
          <w:lang w:val="en-US" w:eastAsia="zh-CN"/>
        </w:rPr>
      </w:pPr>
      <w:r>
        <w:rPr>
          <w:rFonts w:hint="default"/>
          <w:lang w:val="en-US" w:eastAsia="zh-CN"/>
        </w:rPr>
        <w:t>系统自动将事件影响分析、趋势研判、风险与机遇挖掘等数据，转化为柱状图、折线图、热力图、思维导图等多种可视化形式，用户可一键切换展示类型，调整图表样式（颜色、字体、维度）。</w:t>
      </w:r>
    </w:p>
    <w:p w14:paraId="7619E274">
      <w:pPr>
        <w:bidi w:val="0"/>
        <w:rPr>
          <w:rFonts w:hint="default"/>
          <w:lang w:val="en-US" w:eastAsia="zh-CN"/>
        </w:rPr>
      </w:pPr>
      <w:r>
        <w:rPr>
          <w:rFonts w:hint="eastAsia"/>
          <w:lang w:val="en-US" w:eastAsia="zh-CN"/>
        </w:rPr>
        <w:t>（2）</w:t>
      </w:r>
      <w:r>
        <w:rPr>
          <w:rFonts w:hint="default"/>
          <w:lang w:val="en-US" w:eastAsia="zh-CN"/>
        </w:rPr>
        <w:t>关联信息同步展示</w:t>
      </w:r>
    </w:p>
    <w:p w14:paraId="55C2DD8D">
      <w:pPr>
        <w:bidi w:val="0"/>
        <w:rPr>
          <w:rFonts w:hint="default"/>
          <w:lang w:val="en-US" w:eastAsia="zh-CN"/>
        </w:rPr>
      </w:pPr>
      <w:r>
        <w:rPr>
          <w:rFonts w:hint="default"/>
          <w:lang w:val="en-US" w:eastAsia="zh-CN"/>
        </w:rPr>
        <w:t>用户可触发可视化图表与事件核心信息、专家关联信息的联动展示，点击图表中任意节点（如某一风险点、技术节点），即可同步显示对应事件详情、关联专家信息、支撑数据，实现“图表-数据-信息”一体化查看。</w:t>
      </w:r>
    </w:p>
    <w:p w14:paraId="07FAA966">
      <w:pPr>
        <w:bidi w:val="0"/>
        <w:rPr>
          <w:rFonts w:hint="default"/>
          <w:lang w:val="en-US" w:eastAsia="zh-CN"/>
        </w:rPr>
      </w:pPr>
      <w:r>
        <w:rPr>
          <w:rFonts w:hint="eastAsia"/>
          <w:lang w:val="en-US" w:eastAsia="zh-CN"/>
        </w:rPr>
        <w:t>（3）</w:t>
      </w:r>
      <w:r>
        <w:rPr>
          <w:rFonts w:hint="default"/>
          <w:lang w:val="en-US" w:eastAsia="zh-CN"/>
        </w:rPr>
        <w:t>可视化适配与导出</w:t>
      </w:r>
    </w:p>
    <w:p w14:paraId="3595B016">
      <w:pPr>
        <w:bidi w:val="0"/>
        <w:rPr>
          <w:rFonts w:hint="default"/>
          <w:lang w:val="en-US" w:eastAsia="zh-CN"/>
        </w:rPr>
      </w:pPr>
      <w:r>
        <w:rPr>
          <w:rFonts w:hint="default"/>
          <w:lang w:val="en-US" w:eastAsia="zh-CN"/>
        </w:rPr>
        <w:t>系统支持根据展示场景（汇报、研判会议、书面报告），自动适配可视化图表尺寸、分辨率；用户可将可视化图表单独导出，或嵌入风险机遇报告、影响分析报告中，支持多种图片格式导出，保障展示效果一致性。</w:t>
      </w:r>
    </w:p>
    <w:p w14:paraId="6FD8E88C">
      <w:pPr>
        <w:pStyle w:val="9"/>
        <w:bidi w:val="0"/>
        <w:rPr>
          <w:rFonts w:hint="default"/>
          <w:lang w:val="en-US" w:eastAsia="zh-CN"/>
        </w:rPr>
      </w:pPr>
      <w:r>
        <w:rPr>
          <w:rFonts w:hint="default"/>
          <w:lang w:val="en-US" w:eastAsia="zh-CN"/>
        </w:rPr>
        <w:t>科技产业链全景图</w:t>
      </w:r>
    </w:p>
    <w:p w14:paraId="2EA5CF5E">
      <w:pPr>
        <w:bidi w:val="0"/>
        <w:rPr>
          <w:rFonts w:hint="default"/>
          <w:lang w:val="en-US" w:eastAsia="zh-CN"/>
        </w:rPr>
      </w:pPr>
      <w:r>
        <w:rPr>
          <w:rFonts w:hint="default"/>
          <w:lang w:val="en-US" w:eastAsia="zh-CN"/>
        </w:rPr>
        <w:t>科技产业链全景图是全景化研判产业链布局、支撑产业全局决策的核心载体，其核心作用在于整合产业链多维度要素，构建可视化、结构化的产业链全景分析体系。在产业布局决策日益精细化的背景下，该模块通过融合全产业链数据整合、环节划分、关联构建及交互更新等能力，将分散的产业链要素数据转化为可可视化、可交互的布局洞察，系统解决产业链要素分散、环节关联模糊、缺乏全景视角等问题，全面赋能产业链布局优化、技术路线规划与全局决策落地。</w:t>
      </w:r>
    </w:p>
    <w:p w14:paraId="2EEA72BD">
      <w:pPr>
        <w:bidi w:val="0"/>
        <w:rPr>
          <w:rFonts w:hint="default"/>
          <w:lang w:val="en-US" w:eastAsia="zh-CN"/>
        </w:rPr>
      </w:pPr>
      <w:r>
        <w:rPr>
          <w:rFonts w:hint="default"/>
          <w:lang w:val="en-US" w:eastAsia="zh-CN"/>
        </w:rPr>
        <w:t>科技产业链全景图</w:t>
      </w:r>
      <w:r>
        <w:rPr>
          <w:rFonts w:hint="eastAsia"/>
          <w:lang w:val="en-US" w:eastAsia="zh-CN"/>
        </w:rPr>
        <w:t>具体功能包括</w:t>
      </w:r>
      <w:r>
        <w:rPr>
          <w:rFonts w:hint="default"/>
          <w:lang w:val="en-US" w:eastAsia="zh-CN"/>
        </w:rPr>
        <w:t>产业链结构化</w:t>
      </w:r>
      <w:r>
        <w:rPr>
          <w:rFonts w:hint="eastAsia"/>
          <w:lang w:val="en-US" w:eastAsia="zh-CN"/>
        </w:rPr>
        <w:t>建模、</w:t>
      </w:r>
      <w:r>
        <w:rPr>
          <w:rFonts w:hint="default"/>
          <w:lang w:val="en-US" w:eastAsia="zh-CN"/>
        </w:rPr>
        <w:t>全景可视化</w:t>
      </w:r>
      <w:r>
        <w:rPr>
          <w:rFonts w:hint="eastAsia"/>
          <w:lang w:val="en-US" w:eastAsia="zh-CN"/>
        </w:rPr>
        <w:t>展示、</w:t>
      </w:r>
      <w:r>
        <w:rPr>
          <w:rFonts w:hint="default"/>
          <w:lang w:val="en-US" w:eastAsia="zh-CN"/>
        </w:rPr>
        <w:t>交互与动态</w:t>
      </w:r>
      <w:r>
        <w:rPr>
          <w:rFonts w:hint="eastAsia"/>
          <w:lang w:val="en-US" w:eastAsia="zh-CN"/>
        </w:rPr>
        <w:t>更新。</w:t>
      </w:r>
    </w:p>
    <w:p w14:paraId="2820F970">
      <w:pPr>
        <w:pStyle w:val="10"/>
        <w:bidi w:val="0"/>
        <w:rPr>
          <w:rFonts w:hint="default"/>
          <w:lang w:val="en-US" w:eastAsia="zh-CN"/>
        </w:rPr>
      </w:pPr>
      <w:r>
        <w:rPr>
          <w:rFonts w:hint="default"/>
          <w:lang w:val="en-US" w:eastAsia="zh-CN"/>
        </w:rPr>
        <w:t>产业链结构化建模</w:t>
      </w:r>
    </w:p>
    <w:p w14:paraId="264AF884">
      <w:pPr>
        <w:bidi w:val="0"/>
        <w:rPr>
          <w:lang w:val="en-US" w:eastAsia="zh-CN"/>
        </w:rPr>
      </w:pPr>
      <w:r>
        <w:rPr>
          <w:rFonts w:hint="eastAsia"/>
          <w:lang w:val="en-US" w:eastAsia="zh-CN"/>
        </w:rPr>
        <w:t>根据</w:t>
      </w:r>
      <w:r>
        <w:rPr>
          <w:lang w:val="en-US" w:eastAsia="zh-CN"/>
        </w:rPr>
        <w:t>学者、论文、专利、基金项目全量字段，整合企业、技术、人才、资本等多维度数据，运用知识图谱技术，构建覆盖上中下游的结构化产业链模型，夯实全景图数据基础。</w:t>
      </w:r>
    </w:p>
    <w:p w14:paraId="058BF5E5">
      <w:pPr>
        <w:bidi w:val="0"/>
        <w:rPr>
          <w:rFonts w:hint="default"/>
          <w:lang w:val="en-US"/>
        </w:rPr>
      </w:pPr>
      <w:r>
        <w:rPr>
          <w:rFonts w:hint="default"/>
          <w:lang w:val="en-US" w:eastAsia="zh-CN"/>
        </w:rPr>
        <w:t>产业链结构化</w:t>
      </w:r>
      <w:r>
        <w:rPr>
          <w:rFonts w:hint="eastAsia"/>
          <w:lang w:val="en-US" w:eastAsia="zh-CN"/>
        </w:rPr>
        <w:t>建模</w:t>
      </w:r>
      <w:r>
        <w:rPr>
          <w:lang w:val="en-US" w:eastAsia="zh-CN"/>
        </w:rPr>
        <w:t>具体功能</w:t>
      </w:r>
      <w:r>
        <w:rPr>
          <w:rFonts w:hint="eastAsia"/>
          <w:lang w:val="en-US" w:eastAsia="zh-CN"/>
        </w:rPr>
        <w:t>包括</w:t>
      </w:r>
      <w:r>
        <w:rPr>
          <w:lang w:val="en-US" w:eastAsia="zh-CN"/>
        </w:rPr>
        <w:t>全产业链多源数据</w:t>
      </w:r>
      <w:r>
        <w:rPr>
          <w:rFonts w:hint="eastAsia"/>
          <w:lang w:val="en-US" w:eastAsia="zh-CN"/>
        </w:rPr>
        <w:t>整合、</w:t>
      </w:r>
      <w:r>
        <w:rPr>
          <w:lang w:val="en-US" w:eastAsia="zh-CN"/>
        </w:rPr>
        <w:t>产业链环节分层</w:t>
      </w:r>
      <w:r>
        <w:rPr>
          <w:rFonts w:hint="eastAsia"/>
          <w:lang w:val="en-US" w:eastAsia="zh-CN"/>
        </w:rPr>
        <w:t>划分、</w:t>
      </w:r>
      <w:r>
        <w:rPr>
          <w:lang w:val="en-US" w:eastAsia="zh-CN"/>
        </w:rPr>
        <w:t>知识图谱建模</w:t>
      </w:r>
      <w:r>
        <w:rPr>
          <w:rFonts w:hint="eastAsia"/>
          <w:lang w:val="en-US" w:eastAsia="zh-CN"/>
        </w:rPr>
        <w:t>落地、</w:t>
      </w:r>
      <w:r>
        <w:rPr>
          <w:lang w:val="en-US" w:eastAsia="zh-CN"/>
        </w:rPr>
        <w:t>多要素关联体系</w:t>
      </w:r>
      <w:r>
        <w:rPr>
          <w:rFonts w:hint="eastAsia"/>
          <w:lang w:val="en-US" w:eastAsia="zh-CN"/>
        </w:rPr>
        <w:t>完善。</w:t>
      </w:r>
    </w:p>
    <w:p w14:paraId="39B69356">
      <w:pPr>
        <w:pStyle w:val="19"/>
        <w:bidi w:val="0"/>
        <w:ind w:left="0" w:leftChars="0" w:firstLine="0" w:firstLineChars="0"/>
      </w:pPr>
      <w:r>
        <w:rPr>
          <w:lang w:val="en-US" w:eastAsia="zh-CN"/>
        </w:rPr>
        <w:t>全产业链多源数据整合</w:t>
      </w:r>
    </w:p>
    <w:p w14:paraId="00D690BD">
      <w:pPr>
        <w:bidi w:val="0"/>
        <w:rPr>
          <w:rFonts w:hint="default"/>
          <w:lang w:val="en-US" w:eastAsia="zh-CN"/>
        </w:rPr>
      </w:pPr>
      <w:r>
        <w:rPr>
          <w:lang w:val="en-US" w:eastAsia="zh-CN"/>
        </w:rPr>
        <w:t>批量采集企业、技术、人才、资本相关关联数据，联动学者唯一ID、姓名、所在机构，专利CPC分类号、申请人，论文唯一ID、研究方向，基金项目唯一ID、资助金额等全量字段，完成数据清洗、去重与规范化</w:t>
      </w:r>
      <w:r>
        <w:rPr>
          <w:rFonts w:hint="default"/>
          <w:lang w:val="en-US" w:eastAsia="zh-CN"/>
        </w:rPr>
        <w:t>处理，搭建全产业链数据关联体系。</w:t>
      </w:r>
    </w:p>
    <w:p w14:paraId="491CB9A1">
      <w:pPr>
        <w:bidi w:val="0"/>
        <w:rPr>
          <w:rFonts w:hint="eastAsia"/>
          <w:lang w:val="en-US" w:eastAsia="zh-CN"/>
        </w:rPr>
      </w:pPr>
      <w:r>
        <w:rPr>
          <w:rFonts w:hint="eastAsia"/>
          <w:lang w:val="en-US" w:eastAsia="zh-CN"/>
        </w:rPr>
        <w:t>（1）多源数据批量采集</w:t>
      </w:r>
    </w:p>
    <w:p w14:paraId="64D0E6D5">
      <w:pPr>
        <w:bidi w:val="0"/>
        <w:rPr>
          <w:rFonts w:hint="eastAsia"/>
          <w:lang w:val="en-US" w:eastAsia="zh-CN"/>
        </w:rPr>
      </w:pPr>
      <w:r>
        <w:rPr>
          <w:rFonts w:hint="eastAsia"/>
          <w:lang w:val="en-US" w:eastAsia="zh-CN"/>
        </w:rPr>
        <w:t>系统支持自动批量采集企业、技术、人才、资本四大类核心关联数据，其中人才数据联动学者唯一ID、姓名、所在机构、研究领域、职称等全量字段；技术数据关联专利CPC分类号、申请人、申请日期、技术摘要、法律状态，及论文唯一ID、研究方向、发表期刊、核心关键词等字段；资本数据涵盖基金项目唯一ID、资助金额、资助单位、研究周期、项目负责人等全量信息，用户可手动添加自定义数据源，设置采集频率（实时/定时）。</w:t>
      </w:r>
    </w:p>
    <w:p w14:paraId="4A6FEC13">
      <w:pPr>
        <w:bidi w:val="0"/>
        <w:rPr>
          <w:rFonts w:hint="eastAsia"/>
          <w:lang w:val="en-US" w:eastAsia="zh-CN"/>
        </w:rPr>
      </w:pPr>
      <w:r>
        <w:rPr>
          <w:rFonts w:hint="eastAsia"/>
          <w:lang w:val="en-US" w:eastAsia="zh-CN"/>
        </w:rPr>
        <w:t>（2）数据清洗去重处理</w:t>
      </w:r>
    </w:p>
    <w:p w14:paraId="5477641B">
      <w:pPr>
        <w:bidi w:val="0"/>
        <w:rPr>
          <w:rFonts w:hint="eastAsia"/>
          <w:lang w:val="en-US" w:eastAsia="zh-CN"/>
        </w:rPr>
      </w:pPr>
      <w:r>
        <w:rPr>
          <w:rFonts w:hint="eastAsia"/>
          <w:lang w:val="en-US" w:eastAsia="zh-CN"/>
        </w:rPr>
        <w:t>系统自动对采集的多源数据进行清洗，识别并剔除重复数据（如同一专利、同一学者的重复录入信息）、无效数据（如缺失核心字段、格式错乱的数据）、异常数据（如不合理的资助金额、错误的CPC分类号）；用户可自定义清洗规则（如重复数据判定标准、无效字段阈值），查看清洗日志，手动校正清洗异常的数据，确保数据准确性。</w:t>
      </w:r>
    </w:p>
    <w:p w14:paraId="51E647AA">
      <w:pPr>
        <w:bidi w:val="0"/>
        <w:rPr>
          <w:rFonts w:hint="eastAsia"/>
          <w:lang w:val="en-US" w:eastAsia="zh-CN"/>
        </w:rPr>
      </w:pPr>
      <w:r>
        <w:rPr>
          <w:rFonts w:hint="eastAsia"/>
          <w:lang w:val="en-US" w:eastAsia="zh-CN"/>
        </w:rPr>
        <w:t>（3）数据规范化与关联体系搭建</w:t>
      </w:r>
    </w:p>
    <w:p w14:paraId="78B28F74">
      <w:pPr>
        <w:bidi w:val="0"/>
        <w:rPr>
          <w:lang w:val="en-US" w:eastAsia="zh-CN"/>
        </w:rPr>
      </w:pPr>
      <w:r>
        <w:rPr>
          <w:rFonts w:hint="eastAsia"/>
          <w:lang w:val="en-US" w:eastAsia="zh-CN"/>
        </w:rPr>
        <w:t>系统按照标书统一标准，对清洗后的数据进行规范化处理，统一字段格式、编码规则（如CPC分类号标准化、机构名称统一口径）；自动关联各维度数据，实现学者-论文-专利-基金项目的深度联动（如通过学者ID关联其发表的论文、参与的专利研发及基金项目），搭建全产业链数据关联体系，用户可查看数据关联明细，手动调整关联关系，补充缺失的关联链路</w:t>
      </w:r>
    </w:p>
    <w:p w14:paraId="1A887E39">
      <w:pPr>
        <w:pStyle w:val="19"/>
        <w:bidi w:val="0"/>
        <w:ind w:left="0" w:leftChars="0" w:firstLine="0" w:firstLineChars="0"/>
      </w:pPr>
      <w:r>
        <w:rPr>
          <w:lang w:val="en-US" w:eastAsia="zh-CN"/>
        </w:rPr>
        <w:t>产业链环节分层划分</w:t>
      </w:r>
    </w:p>
    <w:p w14:paraId="7D07FA42">
      <w:pPr>
        <w:bidi w:val="0"/>
        <w:rPr>
          <w:rFonts w:hint="eastAsia"/>
          <w:lang w:val="en-US" w:eastAsia="zh-CN"/>
        </w:rPr>
      </w:pPr>
      <w:r>
        <w:rPr>
          <w:lang w:val="en-US" w:eastAsia="zh-CN"/>
        </w:rPr>
        <w:t>基于专利技术分类、企业业务领域、论文研究方向，结合基金项目布局，精准划分产业链上游原材料/核心部件、中游制造/加工、下游应用等</w:t>
      </w:r>
      <w:r>
        <w:rPr>
          <w:rFonts w:hint="eastAsia"/>
          <w:lang w:val="en-US" w:eastAsia="zh-CN"/>
        </w:rPr>
        <w:t>环节，明确各环节的核心定位与边界，完成层级结构化梳理。</w:t>
      </w:r>
    </w:p>
    <w:p w14:paraId="59ECEFDA">
      <w:pPr>
        <w:bidi w:val="0"/>
        <w:rPr>
          <w:rFonts w:hint="eastAsia"/>
          <w:lang w:val="en-US" w:eastAsia="zh-CN"/>
        </w:rPr>
      </w:pPr>
      <w:r>
        <w:rPr>
          <w:rFonts w:hint="eastAsia"/>
          <w:lang w:val="en-US" w:eastAsia="zh-CN"/>
        </w:rPr>
        <w:t>（1）划分依据数据联动</w:t>
      </w:r>
    </w:p>
    <w:p w14:paraId="0E00437A">
      <w:pPr>
        <w:bidi w:val="0"/>
        <w:rPr>
          <w:rFonts w:hint="eastAsia"/>
          <w:lang w:val="en-US" w:eastAsia="zh-CN"/>
        </w:rPr>
      </w:pPr>
      <w:r>
        <w:rPr>
          <w:rFonts w:hint="eastAsia"/>
          <w:lang w:val="en-US" w:eastAsia="zh-CN"/>
        </w:rPr>
        <w:t>系统自动提取专利技术CPC分类号对应的技术领域、企业核心业务领域描述、论文研究方向关键词、基金项目布局领域等核心数据，进行关键词聚类、领域匹配，形成环节划分的核心依据；用户可手动筛选重点划分依据（如优先依据专利技术分类、企业业务领域），补充行业专属划分标准。</w:t>
      </w:r>
    </w:p>
    <w:p w14:paraId="26991A52">
      <w:pPr>
        <w:bidi w:val="0"/>
        <w:rPr>
          <w:rFonts w:hint="eastAsia"/>
          <w:lang w:val="en-US" w:eastAsia="zh-CN"/>
        </w:rPr>
      </w:pPr>
      <w:r>
        <w:rPr>
          <w:rFonts w:hint="eastAsia"/>
          <w:lang w:val="en-US" w:eastAsia="zh-CN"/>
        </w:rPr>
        <w:t>（2）全链条环节精准划分</w:t>
      </w:r>
    </w:p>
    <w:p w14:paraId="33F8EF57">
      <w:pPr>
        <w:bidi w:val="0"/>
        <w:rPr>
          <w:rFonts w:hint="eastAsia"/>
          <w:lang w:val="en-US" w:eastAsia="zh-CN"/>
        </w:rPr>
      </w:pPr>
      <w:r>
        <w:rPr>
          <w:rFonts w:hint="eastAsia"/>
          <w:lang w:val="en-US" w:eastAsia="zh-CN"/>
        </w:rPr>
        <w:t>系统基于划分依据，自动精准划分产业链三大核心环节——上游原材料/核心部件环节、中游制造/加工环节、下游应用环节，其中上游明确原材料供应、核心零部件研发等细分领域，中游明确产品制造、加工装配等细分领域，下游明确终端应用场景、市场推广等细分领域；用户可手动调整各环节的边界范围，添加细分环节，标注各细分环节的核心特征。</w:t>
      </w:r>
    </w:p>
    <w:p w14:paraId="21052750">
      <w:pPr>
        <w:bidi w:val="0"/>
        <w:rPr>
          <w:rFonts w:hint="eastAsia"/>
          <w:lang w:val="en-US" w:eastAsia="zh-CN"/>
        </w:rPr>
      </w:pPr>
      <w:r>
        <w:rPr>
          <w:rFonts w:hint="eastAsia"/>
          <w:lang w:val="en-US" w:eastAsia="zh-CN"/>
        </w:rPr>
        <w:t>（3）环节层级结构化梳理</w:t>
      </w:r>
    </w:p>
    <w:p w14:paraId="6E89F438">
      <w:pPr>
        <w:bidi w:val="0"/>
        <w:rPr>
          <w:lang w:val="en-US" w:eastAsia="zh-CN"/>
        </w:rPr>
      </w:pPr>
      <w:r>
        <w:rPr>
          <w:rFonts w:hint="eastAsia"/>
          <w:lang w:val="en-US" w:eastAsia="zh-CN"/>
        </w:rPr>
        <w:t>系统自动对划分后的产业链环节进行层级结构化梳理，生成环节层级图谱，明确各环节的核心定位、上下游关联关系，标注各环节对应的核心企业、关键技术、重点人才及相关基金项目；用户可自定义层级展示规则，导出环节层级梳理报告，补充各环节的补充说明，支撑后续全景可视化展示与交互操作。</w:t>
      </w:r>
    </w:p>
    <w:p w14:paraId="75BE97F6">
      <w:pPr>
        <w:pStyle w:val="19"/>
        <w:bidi w:val="0"/>
        <w:ind w:left="0" w:leftChars="0" w:firstLine="0" w:firstLineChars="0"/>
      </w:pPr>
      <w:r>
        <w:rPr>
          <w:lang w:val="en-US" w:eastAsia="zh-CN"/>
        </w:rPr>
        <w:t>知识图谱建模落地</w:t>
      </w:r>
    </w:p>
    <w:p w14:paraId="0D3949A9">
      <w:pPr>
        <w:bidi w:val="0"/>
        <w:rPr>
          <w:rFonts w:hint="eastAsia"/>
          <w:lang w:val="en-US" w:eastAsia="zh-CN"/>
        </w:rPr>
      </w:pPr>
      <w:r>
        <w:rPr>
          <w:lang w:val="en-US" w:eastAsia="zh-CN"/>
        </w:rPr>
        <w:t>运用知识图谱技术，将企业、技术、人才、资本等要素映射为图谱节点，关联各要素间的合作、任职、研发等关系（依托专利合作、学者工作经历、基金项目合作等字段），构建</w:t>
      </w:r>
      <w:r>
        <w:rPr>
          <w:rFonts w:hint="eastAsia"/>
          <w:lang w:val="en-US" w:eastAsia="zh-CN"/>
        </w:rPr>
        <w:t>结构化产业链知识图谱模型。</w:t>
      </w:r>
    </w:p>
    <w:p w14:paraId="1D3AEE6C">
      <w:pPr>
        <w:bidi w:val="0"/>
        <w:rPr>
          <w:rFonts w:hint="eastAsia"/>
          <w:lang w:val="en-US" w:eastAsia="zh-CN"/>
        </w:rPr>
      </w:pPr>
      <w:r>
        <w:rPr>
          <w:rFonts w:hint="eastAsia"/>
          <w:lang w:val="en-US" w:eastAsia="zh-CN"/>
        </w:rPr>
        <w:t>（1）图谱节点映射与定义</w:t>
      </w:r>
    </w:p>
    <w:p w14:paraId="0152BBC4">
      <w:pPr>
        <w:bidi w:val="0"/>
        <w:rPr>
          <w:rFonts w:hint="eastAsia"/>
          <w:lang w:val="en-US" w:eastAsia="zh-CN"/>
        </w:rPr>
      </w:pPr>
      <w:r>
        <w:rPr>
          <w:rFonts w:hint="eastAsia"/>
          <w:lang w:val="en-US" w:eastAsia="zh-CN"/>
        </w:rPr>
        <w:t>系统自动将全产业链多源数据中的企业、技术、人才、资本四大类要素，映射为知识图谱核心节点，其中企业节点关联企业名称、所在环节、核心业务等属性，技术节点关联专利、论文对应的核心技术关键词、技术领域等属性，人才节点关联学者信息及核心研究方向，资本节点关联基金项目相关信息；用户可自定义节点类型、补充节点属性，标注核心节点与普通节点。</w:t>
      </w:r>
    </w:p>
    <w:p w14:paraId="5A05B321">
      <w:pPr>
        <w:bidi w:val="0"/>
        <w:rPr>
          <w:rFonts w:hint="eastAsia"/>
          <w:lang w:val="en-US" w:eastAsia="zh-CN"/>
        </w:rPr>
      </w:pPr>
      <w:r>
        <w:rPr>
          <w:rFonts w:hint="eastAsia"/>
          <w:lang w:val="en-US" w:eastAsia="zh-CN"/>
        </w:rPr>
        <w:t>（2）节点关联关系构建</w:t>
      </w:r>
    </w:p>
    <w:p w14:paraId="2B858739">
      <w:pPr>
        <w:bidi w:val="0"/>
        <w:rPr>
          <w:rFonts w:hint="eastAsia"/>
          <w:lang w:val="en-US" w:eastAsia="zh-CN"/>
        </w:rPr>
      </w:pPr>
      <w:r>
        <w:rPr>
          <w:rFonts w:hint="eastAsia"/>
          <w:lang w:val="en-US" w:eastAsia="zh-CN"/>
        </w:rPr>
        <w:t>系统依托专利合作记录、学者工作经历、基金项目合作信息、企业合作关系等字段，自动挖掘并构建各节点间的关联关系，包括人才-企业的任职关系、人才-技术的研发关系、企业-企业的合作关系、企业-基金项目的参与关系等；用户可手动添加关联关系、删除不合理关联，标注关联关系的类型（如核心关联、一般关联）及关联依据。</w:t>
      </w:r>
    </w:p>
    <w:p w14:paraId="1805E28D">
      <w:pPr>
        <w:bidi w:val="0"/>
        <w:rPr>
          <w:rFonts w:hint="eastAsia"/>
          <w:lang w:val="en-US" w:eastAsia="zh-CN"/>
        </w:rPr>
      </w:pPr>
      <w:r>
        <w:rPr>
          <w:rFonts w:hint="eastAsia"/>
          <w:lang w:val="en-US" w:eastAsia="zh-CN"/>
        </w:rPr>
        <w:t>（3）知识图谱模型落地与校验</w:t>
      </w:r>
    </w:p>
    <w:p w14:paraId="7E57AF78">
      <w:pPr>
        <w:bidi w:val="0"/>
      </w:pPr>
      <w:r>
        <w:rPr>
          <w:rFonts w:hint="eastAsia"/>
          <w:lang w:val="en-US" w:eastAsia="zh-CN"/>
        </w:rPr>
        <w:t>系统自动整合节点及关联关系，构建结构化产业链知识图谱模型，支持图谱的分层展示（按产业链环节、按要素类型）；用户可直观查看图谱结构，校验节点</w:t>
      </w:r>
      <w:r>
        <w:rPr>
          <w:rFonts w:hint="eastAsia"/>
        </w:rPr>
        <w:t>映射准确性、关联关系合理性，手动调整图谱布局，导出图谱模型文件（支持多种标准格式），用于后续全景可视化展示及动态更新，同时可生成建模报告，明确建模流程、数据依据及模型优势。</w:t>
      </w:r>
    </w:p>
    <w:p w14:paraId="0CC0EE92">
      <w:pPr>
        <w:pStyle w:val="19"/>
        <w:bidi w:val="0"/>
        <w:ind w:left="0" w:leftChars="0" w:firstLine="0" w:firstLineChars="0"/>
      </w:pPr>
      <w:r>
        <w:rPr>
          <w:lang w:val="en-US" w:eastAsia="zh-CN"/>
        </w:rPr>
        <w:t>多要素关联体系完善</w:t>
      </w:r>
    </w:p>
    <w:p w14:paraId="7B0559C2">
      <w:pPr>
        <w:bidi w:val="0"/>
        <w:rPr>
          <w:rFonts w:hint="eastAsia"/>
          <w:lang w:val="en-US" w:eastAsia="zh-CN"/>
        </w:rPr>
      </w:pPr>
      <w:r>
        <w:rPr>
          <w:lang w:val="en-US" w:eastAsia="zh-CN"/>
        </w:rPr>
        <w:t>补充技术与企业、人才与企业、技术与技术间的关联关系，联动学者研究方向与企业核心技术、专利布局与技术领域等字段，完善全产业链要素关联链</w:t>
      </w:r>
      <w:r>
        <w:rPr>
          <w:rFonts w:hint="eastAsia"/>
          <w:lang w:val="en-US" w:eastAsia="zh-CN"/>
        </w:rPr>
        <w:t>路，提升模型完整性。</w:t>
      </w:r>
    </w:p>
    <w:p w14:paraId="3EA0B860">
      <w:pPr>
        <w:bidi w:val="0"/>
        <w:rPr>
          <w:rFonts w:hint="eastAsia"/>
          <w:lang w:val="en-US" w:eastAsia="zh-CN"/>
        </w:rPr>
      </w:pPr>
      <w:r>
        <w:rPr>
          <w:rFonts w:hint="eastAsia"/>
          <w:lang w:val="en-US" w:eastAsia="zh-CN"/>
        </w:rPr>
        <w:t>（1）核心关联关系补充</w:t>
      </w:r>
    </w:p>
    <w:p w14:paraId="38BCA7B5">
      <w:pPr>
        <w:bidi w:val="0"/>
        <w:rPr>
          <w:rFonts w:hint="eastAsia"/>
          <w:lang w:val="en-US" w:eastAsia="zh-CN"/>
        </w:rPr>
      </w:pPr>
      <w:r>
        <w:rPr>
          <w:rFonts w:hint="eastAsia"/>
          <w:lang w:val="en-US" w:eastAsia="zh-CN"/>
        </w:rPr>
        <w:t>系统自动补充技术与企业、人才与企业、技术与技术三大类核心关联关系，明确各类关联的核心逻辑及适配度。用户可手动校验关联准确性，删除不合理关联，确保关联关系贴合产业实际，完善要素关联体系。</w:t>
      </w:r>
    </w:p>
    <w:p w14:paraId="31517D2F">
      <w:pPr>
        <w:bidi w:val="0"/>
        <w:rPr>
          <w:rFonts w:hint="eastAsia"/>
          <w:lang w:val="en-US" w:eastAsia="zh-CN"/>
        </w:rPr>
      </w:pPr>
      <w:r>
        <w:rPr>
          <w:rFonts w:hint="eastAsia"/>
          <w:lang w:val="en-US" w:eastAsia="zh-CN"/>
        </w:rPr>
        <w:t>（2）多字段联动校验</w:t>
      </w:r>
    </w:p>
    <w:p w14:paraId="2149B096">
      <w:pPr>
        <w:bidi w:val="0"/>
        <w:rPr>
          <w:rFonts w:hint="eastAsia"/>
          <w:lang w:val="en-US" w:eastAsia="zh-CN"/>
        </w:rPr>
      </w:pPr>
      <w:r>
        <w:rPr>
          <w:rFonts w:hint="eastAsia"/>
          <w:lang w:val="en-US" w:eastAsia="zh-CN"/>
        </w:rPr>
        <w:t>系统联动学者研究方向、企业核心技术、专利布局、技术领域等多源字段，对现有关联关系进行交叉校验，修正关联偏差。用户可自定义校验规则，重点校验核心要素关联准确性，查看校验结果并手动校正，保障关联体系严谨性。</w:t>
      </w:r>
    </w:p>
    <w:p w14:paraId="2B1EB4B8">
      <w:pPr>
        <w:bidi w:val="0"/>
        <w:rPr>
          <w:rFonts w:hint="eastAsia"/>
          <w:lang w:val="en-US" w:eastAsia="zh-CN"/>
        </w:rPr>
      </w:pPr>
      <w:r>
        <w:rPr>
          <w:rFonts w:hint="eastAsia"/>
          <w:lang w:val="en-US" w:eastAsia="zh-CN"/>
        </w:rPr>
        <w:t>（3）关联链路完善与优化</w:t>
      </w:r>
    </w:p>
    <w:p w14:paraId="79B4DC0F">
      <w:pPr>
        <w:bidi w:val="0"/>
        <w:rPr>
          <w:lang w:val="en-US" w:eastAsia="zh-CN"/>
        </w:rPr>
      </w:pPr>
      <w:r>
        <w:rPr>
          <w:rFonts w:hint="eastAsia"/>
          <w:lang w:val="en-US" w:eastAsia="zh-CN"/>
        </w:rPr>
        <w:t>系统自动梳理全产业链要素关联链路，形成完整关联闭环，补充缺失的关联节点及链路。用户可直观查看链路明细，手动添加自定义关联链路，标注关联依据，优化关联体系结构，提升模型完整性与实用性。</w:t>
      </w:r>
    </w:p>
    <w:p w14:paraId="2A41E27F">
      <w:pPr>
        <w:pStyle w:val="10"/>
        <w:bidi w:val="0"/>
        <w:rPr>
          <w:rFonts w:hint="default"/>
          <w:lang w:val="en-US" w:eastAsia="zh-CN"/>
        </w:rPr>
      </w:pPr>
      <w:r>
        <w:rPr>
          <w:rFonts w:hint="default"/>
          <w:lang w:val="en-US" w:eastAsia="zh-CN"/>
        </w:rPr>
        <w:t>全景可视化展示</w:t>
      </w:r>
    </w:p>
    <w:p w14:paraId="5092B2BB">
      <w:pPr>
        <w:bidi w:val="0"/>
        <w:rPr>
          <w:lang w:val="en-US" w:eastAsia="zh-CN"/>
        </w:rPr>
      </w:pPr>
      <w:r>
        <w:rPr>
          <w:lang w:val="en-US" w:eastAsia="zh-CN"/>
        </w:rPr>
        <w:t>基于结构化产业链模型，完成全景图可视化呈现，清晰展示各环节构成、关联关系与价值流向，标注关键信息。</w:t>
      </w:r>
    </w:p>
    <w:p w14:paraId="2154E86B">
      <w:pPr>
        <w:bidi w:val="0"/>
        <w:rPr>
          <w:rFonts w:hint="default"/>
          <w:lang w:val="en-US"/>
        </w:rPr>
      </w:pPr>
      <w:r>
        <w:rPr>
          <w:rFonts w:hint="default"/>
          <w:lang w:val="en-US" w:eastAsia="zh-CN"/>
        </w:rPr>
        <w:t>全景可视化</w:t>
      </w:r>
      <w:r>
        <w:rPr>
          <w:rFonts w:hint="eastAsia"/>
          <w:lang w:val="en-US" w:eastAsia="zh-CN"/>
        </w:rPr>
        <w:t>展示</w:t>
      </w:r>
      <w:r>
        <w:rPr>
          <w:lang w:val="en-US" w:eastAsia="zh-CN"/>
        </w:rPr>
        <w:t>具体功能</w:t>
      </w:r>
      <w:r>
        <w:rPr>
          <w:rFonts w:hint="eastAsia"/>
          <w:lang w:val="en-US" w:eastAsia="zh-CN"/>
        </w:rPr>
        <w:t>包括</w:t>
      </w:r>
      <w:r>
        <w:rPr>
          <w:lang w:val="en-US" w:eastAsia="zh-CN"/>
        </w:rPr>
        <w:t>全链条全景</w:t>
      </w:r>
      <w:r>
        <w:rPr>
          <w:rFonts w:hint="eastAsia"/>
          <w:lang w:val="en-US" w:eastAsia="zh-CN"/>
        </w:rPr>
        <w:t>呈现、</w:t>
      </w:r>
      <w:r>
        <w:rPr>
          <w:lang w:val="en-US" w:eastAsia="zh-CN"/>
        </w:rPr>
        <w:t>关键信息精准</w:t>
      </w:r>
      <w:r>
        <w:rPr>
          <w:rFonts w:hint="eastAsia"/>
          <w:lang w:val="en-US" w:eastAsia="zh-CN"/>
        </w:rPr>
        <w:t>标注、</w:t>
      </w:r>
      <w:r>
        <w:rPr>
          <w:lang w:val="en-US" w:eastAsia="zh-CN"/>
        </w:rPr>
        <w:t>关联关系与价值流向</w:t>
      </w:r>
      <w:r>
        <w:rPr>
          <w:rFonts w:hint="eastAsia"/>
          <w:lang w:val="en-US" w:eastAsia="zh-CN"/>
        </w:rPr>
        <w:t>可视化。</w:t>
      </w:r>
    </w:p>
    <w:p w14:paraId="1310EECE">
      <w:pPr>
        <w:pStyle w:val="19"/>
        <w:bidi w:val="0"/>
        <w:ind w:left="0" w:leftChars="0" w:firstLine="0" w:firstLineChars="0"/>
      </w:pPr>
      <w:r>
        <w:rPr>
          <w:lang w:val="en-US" w:eastAsia="zh-CN"/>
        </w:rPr>
        <w:t>全链条全景呈现</w:t>
      </w:r>
    </w:p>
    <w:p w14:paraId="091CEDD6">
      <w:pPr>
        <w:bidi w:val="0"/>
        <w:rPr>
          <w:rFonts w:hint="eastAsia"/>
          <w:lang w:val="en-US" w:eastAsia="zh-CN"/>
        </w:rPr>
      </w:pPr>
      <w:r>
        <w:rPr>
          <w:lang w:val="en-US" w:eastAsia="zh-CN"/>
        </w:rPr>
        <w:t>可视化展示产业链上中下游完整布局，以清晰的层级区分各环节，呈现各环节核心节点（企业、人才、技术）及关联关系，直观呈现产业链整体架构与</w:t>
      </w:r>
      <w:r>
        <w:rPr>
          <w:rFonts w:hint="eastAsia"/>
          <w:lang w:val="en-US" w:eastAsia="zh-CN"/>
        </w:rPr>
        <w:t>价值流向。</w:t>
      </w:r>
    </w:p>
    <w:p w14:paraId="053B08DB">
      <w:pPr>
        <w:bidi w:val="0"/>
        <w:rPr>
          <w:rFonts w:hint="eastAsia"/>
          <w:lang w:val="en-US" w:eastAsia="zh-CN"/>
        </w:rPr>
      </w:pPr>
      <w:r>
        <w:rPr>
          <w:rFonts w:hint="eastAsia"/>
          <w:lang w:val="en-US" w:eastAsia="zh-CN"/>
        </w:rPr>
        <w:t>（1）全景布局自动渲染</w:t>
      </w:r>
    </w:p>
    <w:p w14:paraId="0949C6E1">
      <w:pPr>
        <w:bidi w:val="0"/>
        <w:rPr>
          <w:rFonts w:hint="eastAsia"/>
          <w:lang w:val="en-US" w:eastAsia="zh-CN"/>
        </w:rPr>
      </w:pPr>
      <w:r>
        <w:rPr>
          <w:rFonts w:hint="eastAsia"/>
          <w:lang w:val="en-US" w:eastAsia="zh-CN"/>
        </w:rPr>
        <w:t>系统基于已构建的结构化产业链模型，自动渲染产业链上中下游完整布局，采用分层配色、层级区分设计，清晰划分核心环节及细分领域边界，同步呈现各环节企业、人才、技术等核心节点，实现整体架构直观可视化。</w:t>
      </w:r>
    </w:p>
    <w:p w14:paraId="785F2C42">
      <w:pPr>
        <w:bidi w:val="0"/>
        <w:rPr>
          <w:rFonts w:hint="eastAsia"/>
          <w:lang w:val="en-US" w:eastAsia="zh-CN"/>
        </w:rPr>
      </w:pPr>
      <w:r>
        <w:rPr>
          <w:rFonts w:hint="eastAsia"/>
          <w:lang w:val="en-US" w:eastAsia="zh-CN"/>
        </w:rPr>
        <w:t>（2）展示模式切换与自定义</w:t>
      </w:r>
    </w:p>
    <w:p w14:paraId="514F5BAD">
      <w:pPr>
        <w:bidi w:val="0"/>
        <w:rPr>
          <w:lang w:val="en-US" w:eastAsia="zh-CN"/>
        </w:rPr>
      </w:pPr>
      <w:r>
        <w:rPr>
          <w:rFonts w:hint="eastAsia"/>
          <w:lang w:val="en-US" w:eastAsia="zh-CN"/>
        </w:rPr>
        <w:t>用户可按需切换全景展示模式，支持全局视图、分环节视图自由切换，可通过缩放、平移操作精准定位目标环节或核心节点。同时可自定义展示样式，调整配色、节点大小及层级显示规则，适配不同汇报、研判场景。</w:t>
      </w:r>
    </w:p>
    <w:p w14:paraId="6940E859">
      <w:pPr>
        <w:pStyle w:val="19"/>
        <w:bidi w:val="0"/>
        <w:ind w:left="0" w:leftChars="0" w:firstLine="0" w:firstLineChars="0"/>
      </w:pPr>
      <w:r>
        <w:rPr>
          <w:lang w:val="en-US" w:eastAsia="zh-CN"/>
        </w:rPr>
        <w:t>关键信息精准标注</w:t>
      </w:r>
    </w:p>
    <w:p w14:paraId="565762A7">
      <w:pPr>
        <w:bidi w:val="0"/>
        <w:rPr>
          <w:rFonts w:hint="eastAsia"/>
          <w:lang w:val="en-US" w:eastAsia="zh-CN"/>
        </w:rPr>
      </w:pPr>
      <w:r>
        <w:rPr>
          <w:lang w:val="en-US" w:eastAsia="zh-CN"/>
        </w:rPr>
        <w:t>联动</w:t>
      </w:r>
      <w:r>
        <w:rPr>
          <w:rFonts w:hint="eastAsia"/>
          <w:lang w:val="en-US" w:eastAsia="zh-CN"/>
        </w:rPr>
        <w:t>相关</w:t>
      </w:r>
      <w:r>
        <w:rPr>
          <w:lang w:val="en-US" w:eastAsia="zh-CN"/>
        </w:rPr>
        <w:t>字段，标注各环节关键技术（依托专利CPC分类号、论文研究方向）、重点企业（依托专利申请人、基金项目合作企业）、核心专家（依托学者唯一ID、关联企业/技术字段），支持鼠标悬浮查</w:t>
      </w:r>
      <w:r>
        <w:rPr>
          <w:rFonts w:hint="eastAsia"/>
          <w:lang w:val="en-US" w:eastAsia="zh-CN"/>
        </w:rPr>
        <w:t>看详情。</w:t>
      </w:r>
    </w:p>
    <w:p w14:paraId="024F1129">
      <w:pPr>
        <w:bidi w:val="0"/>
        <w:rPr>
          <w:rFonts w:hint="eastAsia"/>
          <w:lang w:val="en-US" w:eastAsia="zh-CN"/>
        </w:rPr>
      </w:pPr>
      <w:r>
        <w:rPr>
          <w:rFonts w:hint="eastAsia"/>
          <w:lang w:val="en-US" w:eastAsia="zh-CN"/>
        </w:rPr>
        <w:t>（1）多类型关键信息自动标注</w:t>
      </w:r>
    </w:p>
    <w:p w14:paraId="102E858D">
      <w:pPr>
        <w:bidi w:val="0"/>
        <w:rPr>
          <w:rFonts w:hint="eastAsia"/>
          <w:lang w:val="en-US" w:eastAsia="zh-CN"/>
        </w:rPr>
      </w:pPr>
      <w:r>
        <w:rPr>
          <w:rFonts w:hint="eastAsia"/>
          <w:lang w:val="en-US" w:eastAsia="zh-CN"/>
        </w:rPr>
        <w:t>系统自动联动相关字段，精准标注各环节关键信息——关键技术依托专利CPC分类号、论文研究方向，标注核心技术关键词、技术领域及关联专利/论文信息；重点企业依托专利申请人、基金合作企业字段，标注企业名称、核心业务及关联要素；核心专家依托学者ID及关联字段，标注其基本信息、研究方向及关联资源。</w:t>
      </w:r>
    </w:p>
    <w:p w14:paraId="12F718C6">
      <w:pPr>
        <w:bidi w:val="0"/>
        <w:rPr>
          <w:rFonts w:hint="eastAsia"/>
          <w:lang w:val="en-US" w:eastAsia="zh-CN"/>
        </w:rPr>
      </w:pPr>
      <w:r>
        <w:rPr>
          <w:rFonts w:hint="eastAsia"/>
          <w:lang w:val="en-US" w:eastAsia="zh-CN"/>
        </w:rPr>
        <w:t>（2）标注交互与手动优化</w:t>
      </w:r>
    </w:p>
    <w:p w14:paraId="16CB2E89">
      <w:pPr>
        <w:bidi w:val="0"/>
        <w:rPr>
          <w:lang w:val="en-US" w:eastAsia="zh-CN"/>
        </w:rPr>
      </w:pPr>
      <w:r>
        <w:rPr>
          <w:rFonts w:hint="eastAsia"/>
          <w:lang w:val="en-US" w:eastAsia="zh-CN"/>
        </w:rPr>
        <w:t>支持鼠标悬浮标注节点查看详细信息，点击标注可跳转至对应要素的完整数据页面。用户可手动添加自定义标注、删除无效标注，校正标注偏差，确保关键信息标注精准且贴合实际研判需求。</w:t>
      </w:r>
    </w:p>
    <w:p w14:paraId="001DD5E3">
      <w:pPr>
        <w:pStyle w:val="19"/>
        <w:bidi w:val="0"/>
        <w:ind w:left="0" w:leftChars="0" w:firstLine="0" w:firstLineChars="0"/>
      </w:pPr>
      <w:r>
        <w:rPr>
          <w:lang w:val="en-US" w:eastAsia="zh-CN"/>
        </w:rPr>
        <w:t>关联关系与价值流向可视化</w:t>
      </w:r>
    </w:p>
    <w:p w14:paraId="3DA1AC18">
      <w:pPr>
        <w:bidi w:val="0"/>
        <w:rPr>
          <w:rFonts w:hint="eastAsia"/>
          <w:lang w:val="en-US" w:eastAsia="zh-CN"/>
        </w:rPr>
      </w:pPr>
      <w:r>
        <w:rPr>
          <w:lang w:val="en-US" w:eastAsia="zh-CN"/>
        </w:rPr>
        <w:t>以不同样式区分合作、研发、任职等关联关系，动态呈现价值流转路径，结合企业合作频次、技术转化情况等数据，凸显核心关联链路与价值</w:t>
      </w:r>
      <w:r>
        <w:rPr>
          <w:rFonts w:hint="eastAsia"/>
          <w:lang w:val="en-US" w:eastAsia="zh-CN"/>
        </w:rPr>
        <w:t>核心节点。</w:t>
      </w:r>
    </w:p>
    <w:p w14:paraId="0FD1DF2B">
      <w:pPr>
        <w:bidi w:val="0"/>
        <w:rPr>
          <w:rFonts w:hint="default"/>
          <w:lang w:val="en-US" w:eastAsia="zh-CN"/>
        </w:rPr>
      </w:pPr>
      <w:r>
        <w:rPr>
          <w:rFonts w:hint="eastAsia"/>
          <w:lang w:val="en-US" w:eastAsia="zh-CN"/>
        </w:rPr>
        <w:t>（1）</w:t>
      </w:r>
      <w:r>
        <w:rPr>
          <w:rFonts w:hint="default"/>
          <w:lang w:val="en-US" w:eastAsia="zh-CN"/>
        </w:rPr>
        <w:t>关联关系可视化呈现</w:t>
      </w:r>
    </w:p>
    <w:p w14:paraId="478E602A">
      <w:pPr>
        <w:bidi w:val="0"/>
        <w:rPr>
          <w:rFonts w:hint="default"/>
          <w:lang w:val="en-US" w:eastAsia="zh-CN"/>
        </w:rPr>
      </w:pPr>
      <w:r>
        <w:rPr>
          <w:rFonts w:hint="default"/>
          <w:lang w:val="en-US" w:eastAsia="zh-CN"/>
        </w:rPr>
        <w:t>用户可勾选“合作”“研发”“任职”等关联类型筛选查看目标关联关系，点击关联线条可查看关联详情，同时支持隐藏/显示指定类型关联关系；系统将以不同样式、颜色区分各类关联关系（合作关系用蓝色实线、研发关系用绿色虚线、任职关系用橙色细实线），自动计算关联频次，关联线条粗细对应关联紧密程度。</w:t>
      </w:r>
    </w:p>
    <w:p w14:paraId="0D2C223B">
      <w:pPr>
        <w:bidi w:val="0"/>
        <w:rPr>
          <w:rFonts w:hint="default"/>
          <w:lang w:val="en-US" w:eastAsia="zh-CN"/>
        </w:rPr>
      </w:pPr>
      <w:r>
        <w:rPr>
          <w:rFonts w:hint="eastAsia"/>
          <w:lang w:val="en-US" w:eastAsia="zh-CN"/>
        </w:rPr>
        <w:t>（2）</w:t>
      </w:r>
      <w:r>
        <w:rPr>
          <w:rFonts w:hint="default"/>
          <w:lang w:val="en-US" w:eastAsia="zh-CN"/>
        </w:rPr>
        <w:t>价值流向动态可视化</w:t>
      </w:r>
    </w:p>
    <w:p w14:paraId="020E1A11">
      <w:pPr>
        <w:bidi w:val="0"/>
        <w:rPr>
          <w:rFonts w:hint="default"/>
          <w:lang w:val="en-US" w:eastAsia="zh-CN"/>
        </w:rPr>
      </w:pPr>
      <w:r>
        <w:rPr>
          <w:rFonts w:hint="default"/>
          <w:lang w:val="en-US" w:eastAsia="zh-CN"/>
        </w:rPr>
        <w:t>用户可调整价值流向展示速度，也可暂停/重启动态流转效果，点击动态箭头可查看该流向的价值规模、流转环节、核心节点等详情；系统将基于产业链价值数据，以动态流动箭头形式呈现价值流转路径，箭头流动方向对应上中下游价值传递逻辑，自动同步后端价值数据实现动态更新。</w:t>
      </w:r>
    </w:p>
    <w:p w14:paraId="036C10B4">
      <w:pPr>
        <w:bidi w:val="0"/>
        <w:rPr>
          <w:rFonts w:hint="default"/>
          <w:lang w:val="en-US" w:eastAsia="zh-CN"/>
        </w:rPr>
      </w:pPr>
      <w:r>
        <w:rPr>
          <w:rFonts w:hint="eastAsia"/>
          <w:lang w:val="en-US" w:eastAsia="zh-CN"/>
        </w:rPr>
        <w:t>（3）</w:t>
      </w:r>
      <w:r>
        <w:rPr>
          <w:rFonts w:hint="default"/>
          <w:lang w:val="en-US" w:eastAsia="zh-CN"/>
        </w:rPr>
        <w:t>核心关联链路与价值核心节点凸显</w:t>
      </w:r>
    </w:p>
    <w:p w14:paraId="3A917C4B">
      <w:pPr>
        <w:bidi w:val="0"/>
        <w:rPr>
          <w:rFonts w:hint="default"/>
          <w:lang w:val="en-US" w:eastAsia="zh-CN"/>
        </w:rPr>
      </w:pPr>
      <w:r>
        <w:rPr>
          <w:rFonts w:hint="default"/>
          <w:lang w:val="en-US" w:eastAsia="zh-CN"/>
        </w:rPr>
        <w:t>用户可点击“核心凸显”按钮一键凸显核心关联链路与价值核心节点，也可筛选</w:t>
      </w:r>
      <w:r>
        <w:rPr>
          <w:rFonts w:hint="default" w:ascii="Calibri" w:hAnsi="Calibri" w:eastAsia="Songti SC" w:cstheme="minorBidi"/>
          <w:kern w:val="2"/>
          <w:sz w:val="28"/>
          <w:szCs w:val="28"/>
          <w:lang w:val="en-US" w:eastAsia="zh-CN" w:bidi="ar-SA"/>
        </w:rPr>
        <w:t>查看不同维度核心节点（如技术核心节点、企业核心节点）；系统将结合企业合作频次、技术转化情况、价值贡献度等数据，自动识别核心关联链路与价值核心节点，核心链路采用加粗高亮样式，核心节点采用放大、高亮边框标识。</w:t>
      </w:r>
    </w:p>
    <w:p w14:paraId="4C41CCA9">
      <w:pPr>
        <w:pStyle w:val="10"/>
        <w:bidi w:val="0"/>
        <w:rPr>
          <w:rFonts w:hint="default"/>
          <w:lang w:val="en-US" w:eastAsia="zh-CN"/>
        </w:rPr>
      </w:pPr>
      <w:r>
        <w:rPr>
          <w:rFonts w:hint="default"/>
          <w:lang w:val="en-US" w:eastAsia="zh-CN"/>
        </w:rPr>
        <w:t>交互与动态更新</w:t>
      </w:r>
    </w:p>
    <w:p w14:paraId="319BDFAD">
      <w:pPr>
        <w:bidi w:val="0"/>
        <w:rPr>
          <w:rFonts w:hint="default" w:ascii="Calibri" w:hAnsi="Calibri" w:eastAsia="Songti SC" w:cstheme="minorBidi"/>
          <w:kern w:val="2"/>
          <w:sz w:val="28"/>
          <w:szCs w:val="28"/>
          <w:lang w:val="en-US" w:eastAsia="zh-CN" w:bidi="ar-SA"/>
        </w:rPr>
      </w:pPr>
      <w:r>
        <w:rPr>
          <w:lang w:val="en-US" w:eastAsia="zh-CN"/>
        </w:rPr>
        <w:t>支撑</w:t>
      </w:r>
      <w:r>
        <w:rPr>
          <w:rFonts w:hint="default" w:ascii="Calibri" w:hAnsi="Calibri" w:eastAsia="Songti SC" w:cstheme="minorBidi"/>
          <w:kern w:val="2"/>
          <w:sz w:val="28"/>
          <w:szCs w:val="28"/>
          <w:lang w:val="en-US" w:eastAsia="zh-CN" w:bidi="ar-SA"/>
        </w:rPr>
        <w:t>用户多样化交互操作，实现图谱动态更新，保障数据时效性与操作便捷性。</w:t>
      </w:r>
    </w:p>
    <w:p w14:paraId="076B1E5B">
      <w:pPr>
        <w:bidi w:val="0"/>
        <w:rPr>
          <w:rFonts w:hint="default"/>
          <w:lang w:val="en-US"/>
        </w:rPr>
      </w:pPr>
      <w:r>
        <w:rPr>
          <w:rFonts w:hint="default" w:ascii="Calibri" w:hAnsi="Calibri" w:eastAsia="Songti SC" w:cstheme="minorBidi"/>
          <w:kern w:val="2"/>
          <w:sz w:val="28"/>
          <w:szCs w:val="28"/>
          <w:lang w:val="en-US" w:eastAsia="zh-CN" w:bidi="ar-SA"/>
        </w:rPr>
        <w:t>交互与动态</w:t>
      </w:r>
      <w:r>
        <w:rPr>
          <w:rFonts w:hint="eastAsia" w:ascii="Calibri" w:hAnsi="Calibri" w:eastAsia="Songti SC" w:cstheme="minorBidi"/>
          <w:kern w:val="2"/>
          <w:sz w:val="28"/>
          <w:szCs w:val="28"/>
          <w:lang w:val="en-US" w:eastAsia="zh-CN" w:bidi="ar-SA"/>
        </w:rPr>
        <w:t>更新</w:t>
      </w:r>
      <w:r>
        <w:rPr>
          <w:rFonts w:hint="default" w:ascii="Calibri" w:hAnsi="Calibri" w:eastAsia="Songti SC" w:cstheme="minorBidi"/>
          <w:kern w:val="2"/>
          <w:sz w:val="28"/>
          <w:szCs w:val="28"/>
          <w:lang w:val="en-US" w:eastAsia="zh-CN" w:bidi="ar-SA"/>
        </w:rPr>
        <w:t>具体</w:t>
      </w:r>
      <w:r>
        <w:rPr>
          <w:lang w:val="en-US" w:eastAsia="zh-CN"/>
        </w:rPr>
        <w:t>功能</w:t>
      </w:r>
      <w:r>
        <w:rPr>
          <w:rFonts w:hint="eastAsia"/>
          <w:lang w:val="en-US" w:eastAsia="zh-CN"/>
        </w:rPr>
        <w:t>包括</w:t>
      </w:r>
      <w:r>
        <w:rPr>
          <w:lang w:val="en-US" w:eastAsia="zh-CN"/>
        </w:rPr>
        <w:t>多维度交互</w:t>
      </w:r>
      <w:r>
        <w:rPr>
          <w:rFonts w:hint="eastAsia"/>
          <w:lang w:val="en-US" w:eastAsia="zh-CN"/>
        </w:rPr>
        <w:t>操作、</w:t>
      </w:r>
      <w:r>
        <w:rPr>
          <w:lang w:val="en-US" w:eastAsia="zh-CN"/>
        </w:rPr>
        <w:t>底层数据同步</w:t>
      </w:r>
      <w:r>
        <w:rPr>
          <w:rFonts w:hint="eastAsia"/>
          <w:lang w:val="en-US" w:eastAsia="zh-CN"/>
        </w:rPr>
        <w:t>更新、</w:t>
      </w:r>
      <w:r>
        <w:rPr>
          <w:lang w:val="en-US" w:eastAsia="zh-CN"/>
        </w:rPr>
        <w:t>更新日志与</w:t>
      </w:r>
      <w:r>
        <w:rPr>
          <w:rFonts w:hint="eastAsia"/>
          <w:lang w:val="en-US" w:eastAsia="zh-CN"/>
        </w:rPr>
        <w:t>回溯、</w:t>
      </w:r>
      <w:r>
        <w:rPr>
          <w:lang w:val="en-US" w:eastAsia="zh-CN"/>
        </w:rPr>
        <w:t>自定义交互</w:t>
      </w:r>
      <w:r>
        <w:rPr>
          <w:rFonts w:hint="eastAsia"/>
          <w:lang w:val="en-US" w:eastAsia="zh-CN"/>
        </w:rPr>
        <w:t>配置。</w:t>
      </w:r>
    </w:p>
    <w:p w14:paraId="61E53E9B">
      <w:pPr>
        <w:pStyle w:val="19"/>
        <w:bidi w:val="0"/>
        <w:ind w:left="0" w:leftChars="0" w:firstLine="0" w:firstLineChars="0"/>
      </w:pPr>
      <w:r>
        <w:rPr>
          <w:lang w:val="en-US" w:eastAsia="zh-CN"/>
        </w:rPr>
        <w:t>多维度交互操作</w:t>
      </w:r>
    </w:p>
    <w:p w14:paraId="4468F8CA">
      <w:pPr>
        <w:bidi w:val="0"/>
        <w:rPr>
          <w:rFonts w:hint="default"/>
          <w:lang w:val="en-US" w:eastAsia="zh-CN"/>
        </w:rPr>
      </w:pPr>
      <w:r>
        <w:rPr>
          <w:lang w:val="en-US" w:eastAsia="zh-CN"/>
        </w:rPr>
        <w:t>支持层级钻取（从全链条钻取至具体环节、具体节点）、关系筛选（按企业、人才、技术等要素筛选关联关系）、条件聚焦（按时间、技术领域等条件定</w:t>
      </w:r>
      <w:r>
        <w:rPr>
          <w:rFonts w:hint="default"/>
          <w:lang w:val="en-US" w:eastAsia="zh-CN"/>
        </w:rPr>
        <w:t>位目标内容），适配多样化查询需求。</w:t>
      </w:r>
    </w:p>
    <w:p w14:paraId="539F37F9">
      <w:pPr>
        <w:bidi w:val="0"/>
        <w:rPr>
          <w:rFonts w:hint="eastAsia"/>
          <w:lang w:val="en-US" w:eastAsia="zh-CN"/>
        </w:rPr>
      </w:pPr>
      <w:r>
        <w:rPr>
          <w:rFonts w:hint="eastAsia"/>
          <w:lang w:val="en-US" w:eastAsia="zh-CN"/>
        </w:rPr>
        <w:t>（1）层级钻取操作</w:t>
      </w:r>
    </w:p>
    <w:p w14:paraId="669FED44">
      <w:pPr>
        <w:bidi w:val="0"/>
        <w:rPr>
          <w:rFonts w:hint="eastAsia"/>
          <w:lang w:val="en-US" w:eastAsia="zh-CN"/>
        </w:rPr>
      </w:pPr>
      <w:r>
        <w:rPr>
          <w:rFonts w:hint="eastAsia"/>
          <w:lang w:val="en-US" w:eastAsia="zh-CN"/>
        </w:rPr>
        <w:t>用户可通过鼠标点击操作实现层级钻取，从全产业链全景视图逐级钻取至具体环节视图、再到单个节点详情视图，也可一键返回上一级视图或直接跳转至全景视图；系统将自动加载对应层级的节点、关联关系及关键信息，钻取过程流畅无卡顿，确保钻取层级与产业链结构化模型一致，精准匹配用户从宏观到微观的研判需求。</w:t>
      </w:r>
    </w:p>
    <w:p w14:paraId="0EED57C7">
      <w:pPr>
        <w:bidi w:val="0"/>
        <w:rPr>
          <w:rFonts w:hint="eastAsia"/>
          <w:lang w:val="en-US" w:eastAsia="zh-CN"/>
        </w:rPr>
      </w:pPr>
      <w:r>
        <w:rPr>
          <w:rFonts w:hint="eastAsia"/>
          <w:lang w:val="en-US" w:eastAsia="zh-CN"/>
        </w:rPr>
        <w:t>（2）关系筛选操作</w:t>
      </w:r>
    </w:p>
    <w:p w14:paraId="54B8A8B2">
      <w:pPr>
        <w:bidi w:val="0"/>
        <w:rPr>
          <w:rFonts w:hint="eastAsia"/>
          <w:lang w:val="en-US" w:eastAsia="zh-CN"/>
        </w:rPr>
      </w:pPr>
      <w:r>
        <w:rPr>
          <w:rFonts w:hint="eastAsia"/>
          <w:lang w:val="en-US" w:eastAsia="zh-CN"/>
        </w:rPr>
        <w:t>用户可通过筛选面板勾选企业、人才、技术等任意单一或多个要素，精准筛选出目标要素相关的所有关联关系，也可组合筛选（如同时勾选企业+技术，筛选两者关联关系），筛选后可一键重置筛选条件；系统将自动识别并展示符合筛选条件的关联关系，隐藏无关关联及节点，同时保留筛选结果的层级逻辑与价值流向标识，适配多样化关联查询需求。</w:t>
      </w:r>
    </w:p>
    <w:p w14:paraId="7B38E204">
      <w:pPr>
        <w:bidi w:val="0"/>
        <w:rPr>
          <w:rFonts w:hint="eastAsia"/>
          <w:lang w:val="en-US" w:eastAsia="zh-CN"/>
        </w:rPr>
      </w:pPr>
      <w:r>
        <w:rPr>
          <w:rFonts w:hint="eastAsia"/>
          <w:lang w:val="en-US" w:eastAsia="zh-CN"/>
        </w:rPr>
        <w:t>（3）条件聚焦操作</w:t>
      </w:r>
    </w:p>
    <w:p w14:paraId="36B53031">
      <w:pPr>
        <w:bidi w:val="0"/>
        <w:rPr>
          <w:lang w:val="en-US" w:eastAsia="zh-CN"/>
        </w:rPr>
      </w:pPr>
      <w:r>
        <w:rPr>
          <w:rFonts w:hint="eastAsia"/>
          <w:lang w:val="en-US" w:eastAsia="zh-CN"/>
        </w:rPr>
        <w:t>用户可通过条件输入框、下拉选择框设置聚焦条件，包括时间条件、技术领域条件（按具体技术细分领域选择），设置完成后点击“聚焦”按钮即可定位目标内容；系统将自动匹配符合条件的节点、关联关系，对目标内容进行高亮凸显，同时隐藏不符合条件的内容，支持多条件组合聚焦，帮助用户快速锁定核心研判内容。</w:t>
      </w:r>
    </w:p>
    <w:p w14:paraId="17EC4822">
      <w:pPr>
        <w:pStyle w:val="19"/>
        <w:bidi w:val="0"/>
        <w:ind w:left="0" w:leftChars="0" w:firstLine="0" w:firstLineChars="0"/>
      </w:pPr>
      <w:r>
        <w:rPr>
          <w:lang w:val="en-US" w:eastAsia="zh-CN"/>
        </w:rPr>
        <w:t>底层数据同步更新</w:t>
      </w:r>
    </w:p>
    <w:p w14:paraId="7F525432">
      <w:pPr>
        <w:bidi w:val="0"/>
        <w:rPr>
          <w:rFonts w:hint="eastAsia"/>
          <w:lang w:val="en-US" w:eastAsia="zh-CN"/>
        </w:rPr>
      </w:pPr>
      <w:r>
        <w:rPr>
          <w:lang w:val="en-US" w:eastAsia="zh-CN"/>
        </w:rPr>
        <w:t>对接论文、专利、基金项目、学者等底层数据，当新增数据或数据更新时</w:t>
      </w:r>
      <w:r>
        <w:rPr>
          <w:rFonts w:hint="eastAsia"/>
          <w:lang w:val="en-US" w:eastAsia="zh-CN"/>
        </w:rPr>
        <w:t>（如新增专利、学者工作经历变更），自动同步更新产业链图谱节点与关联关系，保障图谱时效性。</w:t>
      </w:r>
    </w:p>
    <w:p w14:paraId="5583C7D6">
      <w:pPr>
        <w:bidi w:val="0"/>
        <w:rPr>
          <w:rFonts w:hint="eastAsia"/>
          <w:lang w:val="en-US" w:eastAsia="zh-CN"/>
        </w:rPr>
      </w:pPr>
      <w:r>
        <w:rPr>
          <w:rFonts w:hint="eastAsia"/>
          <w:lang w:val="en-US" w:eastAsia="zh-CN"/>
        </w:rPr>
        <w:t>（1）多源数据对接</w:t>
      </w:r>
    </w:p>
    <w:p w14:paraId="67973D2C">
      <w:pPr>
        <w:bidi w:val="0"/>
        <w:rPr>
          <w:rFonts w:hint="eastAsia"/>
          <w:lang w:val="en-US" w:eastAsia="zh-CN"/>
        </w:rPr>
      </w:pPr>
      <w:r>
        <w:rPr>
          <w:rFonts w:hint="eastAsia"/>
          <w:lang w:val="en-US" w:eastAsia="zh-CN"/>
        </w:rPr>
        <w:t>用户无需手动操作对接数据，系统将自动对接论文、专利、基金项目、学者等多类底层数据资源，建立稳定的数据对接通道，实时监测各类数据的新增、变更情况，无需用户干预即可完成数据对接与监测；系统将对对接的数据进行自动校验，剔除无效数据、重复数据，确保对接数据的准确性与规范性，为图谱更新提供可靠数据支撑。</w:t>
      </w:r>
    </w:p>
    <w:p w14:paraId="0DFEABEB">
      <w:pPr>
        <w:bidi w:val="0"/>
        <w:rPr>
          <w:rFonts w:hint="eastAsia"/>
          <w:lang w:val="en-US" w:eastAsia="zh-CN"/>
        </w:rPr>
      </w:pPr>
      <w:r>
        <w:rPr>
          <w:rFonts w:hint="eastAsia"/>
          <w:lang w:val="en-US" w:eastAsia="zh-CN"/>
        </w:rPr>
        <w:t>（2）自动同步更新</w:t>
      </w:r>
    </w:p>
    <w:p w14:paraId="0D82161E">
      <w:pPr>
        <w:bidi w:val="0"/>
      </w:pPr>
      <w:r>
        <w:rPr>
          <w:rFonts w:hint="eastAsia"/>
          <w:lang w:val="en-US" w:eastAsia="zh-CN"/>
        </w:rPr>
        <w:t>当底层数据出现新增（如新增专利、新增基金项目）或变更（如学者工作经历变更、企业专利更新）时，系统将自动识别更新内容，同步更新产</w:t>
      </w:r>
      <w:r>
        <w:rPr>
          <w:rFonts w:hint="eastAsia" w:ascii="Calibri" w:hAnsi="Calibri" w:eastAsia="Songti SC" w:cstheme="minorBidi"/>
          <w:kern w:val="2"/>
          <w:sz w:val="28"/>
          <w:szCs w:val="28"/>
          <w:lang w:val="en-US" w:eastAsia="zh-CN" w:bidi="ar-SA"/>
        </w:rPr>
        <w:t>业链图谱中的对应节点信息、关联关系，无需用户手动触发更新；更新完成后，系统将自动校验更新结果，确保图谱信息与底层数据一致，同时保留更新前的节点及关联关系备份，保障更新过程可追溯，全面保障图谱时效性。</w:t>
      </w:r>
    </w:p>
    <w:p w14:paraId="019557AF">
      <w:pPr>
        <w:pStyle w:val="19"/>
        <w:bidi w:val="0"/>
        <w:ind w:left="0" w:leftChars="0" w:firstLine="0" w:firstLineChars="0"/>
      </w:pPr>
      <w:r>
        <w:rPr>
          <w:lang w:val="en-US" w:eastAsia="zh-CN"/>
        </w:rPr>
        <w:t>更新日志与回溯</w:t>
      </w:r>
    </w:p>
    <w:p w14:paraId="709C6E44">
      <w:pPr>
        <w:bidi w:val="0"/>
        <w:rPr>
          <w:rFonts w:hint="eastAsia"/>
          <w:lang w:val="en-US" w:eastAsia="zh-CN"/>
        </w:rPr>
      </w:pPr>
      <w:r>
        <w:rPr>
          <w:lang w:val="en-US" w:eastAsia="zh-CN"/>
        </w:rPr>
        <w:t>记录图谱更新内容、更新时间，关联更新的数据来源（如新增专利ID、学者字段变更），支持更新记录查询与版本回溯，便于数据校验与追</w:t>
      </w:r>
      <w:r>
        <w:rPr>
          <w:rFonts w:hint="eastAsia"/>
          <w:lang w:val="en-US" w:eastAsia="zh-CN"/>
        </w:rPr>
        <w:t>溯。</w:t>
      </w:r>
    </w:p>
    <w:p w14:paraId="624244BE">
      <w:pPr>
        <w:bidi w:val="0"/>
        <w:rPr>
          <w:rFonts w:hint="eastAsia"/>
          <w:lang w:val="en-US" w:eastAsia="zh-CN"/>
        </w:rPr>
      </w:pPr>
      <w:r>
        <w:rPr>
          <w:rFonts w:hint="eastAsia"/>
          <w:lang w:val="en-US" w:eastAsia="zh-CN"/>
        </w:rPr>
        <w:t>（1）更新日志记录</w:t>
      </w:r>
    </w:p>
    <w:p w14:paraId="223A460A">
      <w:pPr>
        <w:bidi w:val="0"/>
        <w:rPr>
          <w:rFonts w:hint="eastAsia"/>
          <w:lang w:val="en-US" w:eastAsia="zh-CN"/>
        </w:rPr>
      </w:pPr>
      <w:r>
        <w:rPr>
          <w:rFonts w:hint="eastAsia"/>
          <w:lang w:val="en-US" w:eastAsia="zh-CN"/>
        </w:rPr>
        <w:t>用户可点击“更新日志”按钮，查看所有图谱更新记录，支持按更新时间、更新类型（节点更新、关联关系更新）筛选日志；系统将自动记录每一次图谱更新的详细信息，包括更新内容（如某节点信息变更、新增某关联关系）、更新时间、更新数据来源（如新增专利ID、学者字段变更记录）、更新操作人员，确保每一条更新记录可查询、可核对。</w:t>
      </w:r>
    </w:p>
    <w:p w14:paraId="2F09BEFF">
      <w:pPr>
        <w:bidi w:val="0"/>
        <w:rPr>
          <w:rFonts w:hint="eastAsia"/>
          <w:lang w:val="en-US" w:eastAsia="zh-CN"/>
        </w:rPr>
      </w:pPr>
      <w:r>
        <w:rPr>
          <w:rFonts w:hint="eastAsia"/>
          <w:lang w:val="en-US" w:eastAsia="zh-CN"/>
        </w:rPr>
        <w:t>（2）版本回溯操作</w:t>
      </w:r>
    </w:p>
    <w:p w14:paraId="1999A671">
      <w:pPr>
        <w:bidi w:val="0"/>
        <w:rPr>
          <w:lang w:val="en-US" w:eastAsia="zh-CN"/>
        </w:rPr>
      </w:pPr>
      <w:r>
        <w:rPr>
          <w:rFonts w:hint="eastAsia"/>
          <w:lang w:val="en-US" w:eastAsia="zh-CN"/>
        </w:rPr>
        <w:t>用户可在更新日志中选择任意历史更新版本，点击“回溯”按钮，即可将产业链图谱恢复至该版本状态，回溯前系统将弹出确认提示，避免误操作；系统将自动保存各历史版本的图谱数据，包括节点信息、关联关系、显示样式等，回溯完成后可正常进行交互操作，同时保留当前回溯记录，便于数据校验、问题排查与历史状态追溯。</w:t>
      </w:r>
    </w:p>
    <w:p w14:paraId="57BCA239">
      <w:pPr>
        <w:pStyle w:val="19"/>
        <w:bidi w:val="0"/>
        <w:ind w:left="0" w:leftChars="0" w:firstLine="0" w:firstLineChars="0"/>
      </w:pPr>
      <w:r>
        <w:rPr>
          <w:lang w:val="en-US" w:eastAsia="zh-CN"/>
        </w:rPr>
        <w:t>自定义交互配置</w:t>
      </w:r>
    </w:p>
    <w:p w14:paraId="052FD8FF">
      <w:pPr>
        <w:bidi w:val="0"/>
        <w:rPr>
          <w:rFonts w:hint="eastAsia"/>
          <w:lang w:val="en-US" w:eastAsia="zh-CN"/>
        </w:rPr>
      </w:pPr>
      <w:r>
        <w:rPr>
          <w:lang w:val="en-US" w:eastAsia="zh-CN"/>
        </w:rPr>
        <w:t>支持用户自定义节点显示样式、关联关系展示规则，可保存常用筛选条件与查看视角，提升交互便</w:t>
      </w:r>
      <w:r>
        <w:rPr>
          <w:rFonts w:hint="eastAsia"/>
          <w:lang w:val="en-US" w:eastAsia="zh-CN"/>
        </w:rPr>
        <w:t>捷性，适配不同用户使用场景。</w:t>
      </w:r>
    </w:p>
    <w:p w14:paraId="6C3A2DEF">
      <w:pPr>
        <w:bidi w:val="0"/>
        <w:rPr>
          <w:rFonts w:hint="default"/>
          <w:lang w:val="en-US" w:eastAsia="zh-CN"/>
        </w:rPr>
      </w:pPr>
      <w:r>
        <w:rPr>
          <w:rFonts w:hint="eastAsia"/>
          <w:lang w:val="en-US" w:eastAsia="zh-CN"/>
        </w:rPr>
        <w:t>（1）</w:t>
      </w:r>
      <w:r>
        <w:rPr>
          <w:rFonts w:hint="default"/>
          <w:lang w:val="en-US" w:eastAsia="zh-CN"/>
        </w:rPr>
        <w:t>显示样式自定义</w:t>
      </w:r>
    </w:p>
    <w:p w14:paraId="0604D4B0">
      <w:pPr>
        <w:bidi w:val="0"/>
        <w:rPr>
          <w:rFonts w:hint="default"/>
          <w:lang w:val="en-US" w:eastAsia="zh-CN"/>
        </w:rPr>
      </w:pPr>
      <w:r>
        <w:rPr>
          <w:rFonts w:hint="default"/>
          <w:lang w:val="en-US" w:eastAsia="zh-CN"/>
        </w:rPr>
        <w:t>用户可进入自定义配置面板，自定义节点的显示样式（如节点颜色、大小、图标），可按节点类型（企业、人才、技术）批量设置，也可单独设置单个节点样式；同时支持自定义关联关系的展示规则（如线条颜色、粗细、样式），设置完成后可预览效果，确认无误后保存配置；系统将按用户自定义的样式与规则展示图谱，保存的配置将同步应用于所有视图，适配用户个性化展示需求。</w:t>
      </w:r>
    </w:p>
    <w:p w14:paraId="33F43578">
      <w:pPr>
        <w:bidi w:val="0"/>
        <w:rPr>
          <w:rFonts w:hint="default"/>
          <w:lang w:val="en-US" w:eastAsia="zh-CN"/>
        </w:rPr>
      </w:pPr>
      <w:r>
        <w:rPr>
          <w:rFonts w:hint="eastAsia"/>
          <w:lang w:val="en-US" w:eastAsia="zh-CN"/>
        </w:rPr>
        <w:t>（2）</w:t>
      </w:r>
      <w:r>
        <w:rPr>
          <w:rFonts w:hint="default"/>
          <w:lang w:val="en-US" w:eastAsia="zh-CN"/>
        </w:rPr>
        <w:t>常用配置保存</w:t>
      </w:r>
    </w:p>
    <w:p w14:paraId="25018000">
      <w:pPr>
        <w:bidi w:val="0"/>
        <w:rPr>
          <w:rFonts w:hint="default"/>
          <w:lang w:val="en-US" w:eastAsia="zh-CN"/>
        </w:rPr>
      </w:pPr>
      <w:r>
        <w:rPr>
          <w:rFonts w:hint="default"/>
          <w:lang w:val="en-US" w:eastAsia="zh-CN"/>
        </w:rPr>
        <w:t>用户可将常用的筛选条件、查看视角（如特定层级视图、特定要素聚焦视图）保存为自定义配置，命名后可在配置列表中快速调用；支持批量保存、删除自定义配置，也可修改配置名称与内容；系统将自动存储用户保存的所有常用配置，用户下次使用时无需重复设置，直接调用即可，大幅提升交互便捷性，适配不同用户的使用场景与研判习惯。</w:t>
      </w:r>
    </w:p>
    <w:p w14:paraId="52AF3058">
      <w:pPr>
        <w:pStyle w:val="9"/>
        <w:bidi w:val="0"/>
        <w:rPr>
          <w:rFonts w:hint="default"/>
          <w:lang w:val="en-US" w:eastAsia="zh-CN"/>
        </w:rPr>
      </w:pPr>
      <w:r>
        <w:rPr>
          <w:rFonts w:hint="default"/>
          <w:lang w:val="en-US" w:eastAsia="zh-CN"/>
        </w:rPr>
        <w:t>通用与性能要求</w:t>
      </w:r>
    </w:p>
    <w:p w14:paraId="3D12A712">
      <w:pPr>
        <w:bidi w:val="0"/>
        <w:rPr>
          <w:rFonts w:hint="default"/>
          <w:lang w:val="en-US" w:eastAsia="zh-CN"/>
        </w:rPr>
      </w:pPr>
      <w:r>
        <w:rPr>
          <w:rFonts w:hint="default"/>
          <w:lang w:val="en-US" w:eastAsia="zh-CN"/>
        </w:rPr>
        <w:t>通用与性能要求是保障整个知识图谱系统稳定高效运转、支撑全平台功能落地的基础保障，其核心作用在于统筹数据资产管控与系统性能优化，构建高质量、高可用的系统运行体系。在海量数据处理需求日益提升的背景下，相关能力通过融合多源数据归集、标准化处理、质量校验及架构优化等技术，将杂乱的数据资源转化为规范化资产并提升系统运行效率，系统解决数据质量不均、处理效率不足、运行不稳定等问题，为各类功能模块有序运转提供坚实支撑。</w:t>
      </w:r>
    </w:p>
    <w:p w14:paraId="11B17A82">
      <w:pPr>
        <w:bidi w:val="0"/>
        <w:rPr>
          <w:rFonts w:hint="default"/>
          <w:lang w:val="en-US" w:eastAsia="zh-CN"/>
        </w:rPr>
      </w:pPr>
      <w:r>
        <w:rPr>
          <w:rFonts w:hint="default"/>
          <w:lang w:val="en-US" w:eastAsia="zh-CN"/>
        </w:rPr>
        <w:t>通用与性能要求</w:t>
      </w:r>
      <w:r>
        <w:rPr>
          <w:rFonts w:hint="eastAsia"/>
          <w:lang w:val="en-US" w:eastAsia="zh-CN"/>
        </w:rPr>
        <w:t>具体功能包括</w:t>
      </w:r>
      <w:r>
        <w:rPr>
          <w:rFonts w:hint="default"/>
          <w:lang w:val="en-US" w:eastAsia="zh-CN"/>
        </w:rPr>
        <w:t>数据与</w:t>
      </w:r>
      <w:r>
        <w:rPr>
          <w:rFonts w:hint="eastAsia"/>
          <w:lang w:val="en-US" w:eastAsia="zh-CN"/>
        </w:rPr>
        <w:t>性能。</w:t>
      </w:r>
    </w:p>
    <w:p w14:paraId="75118553">
      <w:pPr>
        <w:pStyle w:val="10"/>
        <w:bidi w:val="0"/>
        <w:rPr>
          <w:rFonts w:hint="default"/>
          <w:lang w:val="en-US" w:eastAsia="zh-CN"/>
        </w:rPr>
      </w:pPr>
      <w:r>
        <w:rPr>
          <w:rFonts w:hint="default"/>
          <w:lang w:val="en-US" w:eastAsia="zh-CN"/>
        </w:rPr>
        <w:t>数据与性能</w:t>
      </w:r>
    </w:p>
    <w:p w14:paraId="0191287B">
      <w:pPr>
        <w:bidi w:val="0"/>
        <w:rPr>
          <w:rFonts w:hint="default"/>
          <w:lang w:val="en-US" w:eastAsia="zh-CN"/>
        </w:rPr>
      </w:pPr>
      <w:r>
        <w:rPr>
          <w:rFonts w:hint="eastAsia"/>
          <w:lang w:val="en-US" w:eastAsia="zh-CN"/>
        </w:rPr>
        <w:t>本功能模块统筹核心数据资产构建与海量数据性能管控，通过多源数据整合、标准化处理及高性能调度优化，既完成亿级规模核心数据资产的搭建，又保障数据查询、分析的高效稳定，全面支撑知识图谱各类业务场景落地</w:t>
      </w:r>
      <w:r>
        <w:rPr>
          <w:rFonts w:hint="default"/>
          <w:lang w:val="en-US" w:eastAsia="zh-CN"/>
        </w:rPr>
        <w:t>。</w:t>
      </w:r>
    </w:p>
    <w:p w14:paraId="59331428">
      <w:pPr>
        <w:bidi w:val="0"/>
        <w:rPr>
          <w:rFonts w:hint="eastAsia" w:eastAsia="Songti SC"/>
          <w:lang w:val="en-US" w:eastAsia="zh-CN"/>
        </w:rPr>
      </w:pPr>
      <w:r>
        <w:rPr>
          <w:rFonts w:hint="default"/>
          <w:lang w:val="en-US" w:eastAsia="zh-CN"/>
        </w:rPr>
        <w:t>数据与</w:t>
      </w:r>
      <w:r>
        <w:rPr>
          <w:rFonts w:hint="eastAsia"/>
          <w:lang w:val="en-US" w:eastAsia="zh-CN"/>
        </w:rPr>
        <w:t>性能</w:t>
      </w:r>
      <w:r>
        <w:rPr>
          <w:rFonts w:hint="default"/>
          <w:lang w:val="en-US" w:eastAsia="zh-CN"/>
        </w:rPr>
        <w:t>具体</w:t>
      </w:r>
      <w:r>
        <w:rPr>
          <w:lang w:val="en-US" w:eastAsia="zh-CN"/>
        </w:rPr>
        <w:t>功能</w:t>
      </w:r>
      <w:r>
        <w:rPr>
          <w:rFonts w:hint="eastAsia"/>
          <w:lang w:val="en-US" w:eastAsia="zh-CN"/>
        </w:rPr>
        <w:t>包括</w:t>
      </w:r>
      <w:r>
        <w:t>多源数据批量采集</w:t>
      </w:r>
      <w:r>
        <w:rPr>
          <w:rFonts w:hint="eastAsia"/>
          <w:lang w:val="en-US" w:eastAsia="zh-CN"/>
        </w:rPr>
        <w:t>功能、</w:t>
      </w:r>
      <w:r>
        <w:t>数据标准化处理与关联</w:t>
      </w:r>
      <w:r>
        <w:rPr>
          <w:rFonts w:hint="eastAsia"/>
          <w:lang w:val="en-US" w:eastAsia="zh-CN"/>
        </w:rPr>
        <w:t>功能、</w:t>
      </w:r>
      <w:r>
        <w:t>亿级数据实时查询优化</w:t>
      </w:r>
      <w:r>
        <w:rPr>
          <w:rFonts w:hint="eastAsia"/>
          <w:lang w:val="en-US" w:eastAsia="zh-CN"/>
        </w:rPr>
        <w:t>功能、</w:t>
      </w:r>
      <w:r>
        <w:t>批量数据分析高效处理</w:t>
      </w:r>
      <w:r>
        <w:rPr>
          <w:rFonts w:hint="eastAsia"/>
          <w:lang w:val="en-US" w:eastAsia="zh-CN"/>
        </w:rPr>
        <w:t>功能、</w:t>
      </w:r>
      <w:r>
        <w:t>系统高可用与性能监控</w:t>
      </w:r>
      <w:r>
        <w:rPr>
          <w:rFonts w:hint="eastAsia"/>
          <w:lang w:val="en-US" w:eastAsia="zh-CN"/>
        </w:rPr>
        <w:t>功能。</w:t>
      </w:r>
    </w:p>
    <w:p w14:paraId="1B15B8F9">
      <w:pPr>
        <w:pStyle w:val="19"/>
        <w:bidi w:val="0"/>
        <w:ind w:left="0" w:leftChars="0" w:firstLine="0" w:firstLineChars="0"/>
      </w:pPr>
      <w:r>
        <w:t>多源数据批量采集功能</w:t>
      </w:r>
    </w:p>
    <w:p w14:paraId="62D83883">
      <w:pPr>
        <w:bidi w:val="0"/>
        <w:rPr>
          <w:rFonts w:ascii="宋体" w:hAnsi="宋体" w:eastAsia="宋体" w:cs="宋体"/>
          <w:kern w:val="0"/>
          <w:szCs w:val="24"/>
          <w:lang w:val="en-US" w:eastAsia="zh-CN" w:bidi="ar"/>
        </w:rPr>
      </w:pPr>
      <w:r>
        <w:rPr>
          <w:rFonts w:hint="eastAsia"/>
          <w:lang w:val="en-US" w:eastAsia="zh-CN"/>
        </w:rPr>
        <w:t>用户可通过系统内置的标准化多源数据采集接口，配置并对接中外核心论文、专利及学者数据源（含SCI、EI、CNKI、全球主要国家专利数据库等），系统支持亿级论文、亿级专利及千万级学者数据的自动化批量抓取与手动补充采集，可适配不同数据源的传输规范与数据格式，自动完成数据初步归集与分类，支持采集任务的创建、调度、暂停与重启，实时展示采集进度、成功率及异常信息，确保海量核心数据资产全面、高效归集。</w:t>
      </w:r>
    </w:p>
    <w:p w14:paraId="4F04F221">
      <w:pPr>
        <w:pStyle w:val="19"/>
        <w:bidi w:val="0"/>
        <w:ind w:left="0" w:leftChars="0" w:firstLine="0" w:firstLineChars="0"/>
      </w:pPr>
      <w:r>
        <w:t>数据标准化处理与关联功能</w:t>
      </w:r>
    </w:p>
    <w:p w14:paraId="50E31C7A">
      <w:pPr>
        <w:bidi w:val="0"/>
        <w:rPr>
          <w:rFonts w:hint="default"/>
          <w:lang w:val="en-US"/>
        </w:rPr>
      </w:pPr>
      <w:r>
        <w:rPr>
          <w:rFonts w:hint="eastAsia"/>
          <w:lang w:val="en-US" w:eastAsia="zh-CN"/>
        </w:rPr>
        <w:t>用户可启动智能数据处理模块，对采集的海量论文、专利、学者数据进行自动化去重、降噪清洗与格式标准化统一，支持自定义去重规则、清洗阈值及标准化规范，消除数据异构性与冗余信息；系统可自动构建论文-专利-学者跨维度关联映射，维护数据间的关联关系及关联依据，配套全流程数据质量校验机制，用户可查看校验结果、标记异常数据并进行手动修正，全程把控数据完整性、准确性与权威性，为知识图谱知识挖掘提供可靠数据支撑。</w:t>
      </w:r>
    </w:p>
    <w:p w14:paraId="120F55EE">
      <w:pPr>
        <w:pStyle w:val="19"/>
        <w:bidi w:val="0"/>
        <w:ind w:left="0" w:leftChars="0" w:firstLine="0" w:firstLineChars="0"/>
      </w:pPr>
      <w:r>
        <w:t>亿级数据实时查询优化功能</w:t>
      </w:r>
    </w:p>
    <w:p w14:paraId="650FA431">
      <w:pPr>
        <w:bidi w:val="0"/>
      </w:pPr>
      <w:r>
        <w:rPr>
          <w:rFonts w:hint="eastAsia"/>
          <w:lang w:val="en-US" w:eastAsia="zh-CN"/>
        </w:rPr>
        <w:t>用户可依托系统分布式架构搭建的查询核心，发起亿级数据规模下的单点查询、跨维度关联查询、模糊查询等各类查询操作，系统集成智能索引预构建与缓存优化模块，自动优化查询路径、预加载高频查询数据，缩短磁盘IO开销；用户可配置查询参数、筛选查询条件，查看查询结果并进行导出、打印，系统保障查询响应速度与并发查询能力，支持多用户同时发起查询请求，确保海量数据快速检索需求高效落地</w:t>
      </w:r>
      <w:r>
        <w:rPr>
          <w:lang w:val="en-US" w:eastAsia="zh-CN"/>
        </w:rPr>
        <w:t>。</w:t>
      </w:r>
    </w:p>
    <w:p w14:paraId="50222019">
      <w:pPr>
        <w:pStyle w:val="19"/>
        <w:bidi w:val="0"/>
        <w:ind w:left="0" w:leftChars="0" w:firstLine="0" w:firstLineChars="0"/>
      </w:pPr>
      <w:r>
        <w:t>批量数据分析高效处理功能</w:t>
      </w:r>
    </w:p>
    <w:p w14:paraId="5D97AF07">
      <w:pPr>
        <w:bidi w:val="0"/>
      </w:pPr>
      <w:r>
        <w:rPr>
          <w:rFonts w:hint="eastAsia"/>
          <w:lang w:val="en-US" w:eastAsia="zh-CN"/>
        </w:rPr>
        <w:t>用户可创建、编辑批量数据分析任务，依托分布式计算框架，系统自动将批量分析任务拆分至多个计算节点并行执行，支持自定义任务优先级、执行时间（错峰执行），避免与实时查询任务抢占系统资源；用户可选择分析维度（如论文学科分布、专利申请趋势、学者合作网络等），配置分析参数，系统高效完成亿级数据批量统计、趋势分析、关联挖掘等操作，生成可视化分析结果，支持结果导出与二次编辑，显著提升批量数据处理吞吐量与效率</w:t>
      </w:r>
      <w:r>
        <w:rPr>
          <w:lang w:val="en-US" w:eastAsia="zh-CN"/>
        </w:rPr>
        <w:t>。</w:t>
      </w:r>
    </w:p>
    <w:p w14:paraId="1893EC92">
      <w:pPr>
        <w:pStyle w:val="19"/>
        <w:bidi w:val="0"/>
        <w:ind w:left="0" w:leftChars="0" w:firstLine="0" w:firstLineChars="0"/>
      </w:pPr>
      <w:r>
        <w:t>系统高可用与性能监控功能</w:t>
      </w:r>
    </w:p>
    <w:p w14:paraId="1BF5557E">
      <w:pPr>
        <w:bidi w:val="0"/>
        <w:rPr>
          <w:rFonts w:hint="default"/>
          <w:lang w:val="en-US" w:eastAsia="zh-CN"/>
        </w:rPr>
      </w:pPr>
      <w:r>
        <w:rPr>
          <w:rFonts w:hint="eastAsia"/>
          <w:lang w:val="en-US" w:eastAsia="zh-CN"/>
        </w:rPr>
        <w:t>系统内置多副本数据存储机制，用户可配置副本数量、存储节点，自动完成数据多节点备份，确保数据不丢失；当单个节点故障时，系统可自动检测并切换至备份节点，保障查询、分析等服务不中断，用户可查看节点运行状态、故障信息及切换记录，手动触发故障恢复操作；配套全链路性能监控模块，用户可实时查看CPU、内存、磁盘IO、查询响应时间、任务执行进度等系统运行指标，设置指标阈值与预警规则，精准排查性能瓶颈，支撑高并发场景下系统稳定运转</w:t>
      </w:r>
      <w:r>
        <w:rPr>
          <w:lang w:val="en-US" w:eastAsia="zh-CN"/>
        </w:rPr>
        <w:t>。</w:t>
      </w:r>
    </w:p>
    <w:p w14:paraId="1BB57335">
      <w:pPr>
        <w:pStyle w:val="9"/>
        <w:bidi w:val="0"/>
        <w:rPr>
          <w:rFonts w:hint="default"/>
          <w:lang w:val="en-US" w:eastAsia="zh-CN"/>
        </w:rPr>
      </w:pPr>
      <w:r>
        <w:rPr>
          <w:rFonts w:hint="default"/>
          <w:lang w:val="en-US" w:eastAsia="zh-CN"/>
        </w:rPr>
        <w:t>人员驻场要求</w:t>
      </w:r>
    </w:p>
    <w:p w14:paraId="5802FE18">
      <w:pPr>
        <w:pStyle w:val="10"/>
        <w:bidi w:val="0"/>
        <w:rPr>
          <w:rFonts w:hint="default"/>
          <w:lang w:val="en-US" w:eastAsia="zh-CN"/>
        </w:rPr>
      </w:pPr>
      <w:r>
        <w:rPr>
          <w:rFonts w:hint="default"/>
          <w:lang w:val="en-US" w:eastAsia="zh-CN"/>
        </w:rPr>
        <w:t>人员数量及时间</w:t>
      </w:r>
    </w:p>
    <w:p w14:paraId="52C82D93">
      <w:pPr>
        <w:bidi w:val="0"/>
      </w:pPr>
      <w:r>
        <w:rPr>
          <w:lang w:val="en-US" w:eastAsia="zh-CN"/>
        </w:rPr>
        <w:t>落实驻场人员数量及服务周期要求，统筹驻场工作安排，保障各类知识图谱相关服务有序落地。</w:t>
      </w:r>
    </w:p>
    <w:p w14:paraId="168E8CFA">
      <w:pPr>
        <w:pStyle w:val="19"/>
        <w:bidi w:val="0"/>
        <w:ind w:left="0" w:leftChars="0" w:firstLine="0" w:firstLineChars="0"/>
      </w:pPr>
      <w:commentRangeStart w:id="1"/>
      <w:r>
        <w:rPr>
          <w:lang w:val="en-US" w:eastAsia="zh-CN"/>
        </w:rPr>
        <w:t>驻场人员足额配置</w:t>
      </w:r>
    </w:p>
    <w:p w14:paraId="259297A0">
      <w:pPr>
        <w:bidi w:val="0"/>
      </w:pPr>
      <w:r>
        <w:rPr>
          <w:lang w:val="en-US" w:eastAsia="zh-CN"/>
        </w:rPr>
        <w:t>配备不少于10名专业知识图谱构建人员全程驻场，组建专项服务团队，明确岗位职责分工，保障驻场服务人力充足，支撑各项工作高效推进。</w:t>
      </w:r>
    </w:p>
    <w:p w14:paraId="1B631FB8">
      <w:pPr>
        <w:pStyle w:val="19"/>
        <w:bidi w:val="0"/>
        <w:ind w:left="0" w:leftChars="0" w:firstLine="0" w:firstLineChars="0"/>
      </w:pPr>
      <w:r>
        <w:rPr>
          <w:lang w:val="en-US" w:eastAsia="zh-CN"/>
        </w:rPr>
        <w:t>二年驻场服务保障</w:t>
      </w:r>
    </w:p>
    <w:p w14:paraId="500DB4BD">
      <w:pPr>
        <w:bidi w:val="0"/>
      </w:pPr>
      <w:r>
        <w:rPr>
          <w:lang w:val="en-US" w:eastAsia="zh-CN"/>
        </w:rPr>
        <w:t>提供为期二年的持续性驻场服务，制定标准化服务流程与阶段性工作规划，建立服务进度跟踪机制，确保驻场服务周期达标、工作落地闭环。</w:t>
      </w:r>
    </w:p>
    <w:p w14:paraId="7BDAE74F">
      <w:pPr>
        <w:pStyle w:val="19"/>
        <w:bidi w:val="0"/>
        <w:ind w:left="0" w:leftChars="0" w:firstLine="0" w:firstLineChars="0"/>
      </w:pPr>
      <w:r>
        <w:rPr>
          <w:lang w:val="en-US" w:eastAsia="zh-CN"/>
        </w:rPr>
        <w:t>驻场工作全面履约</w:t>
      </w:r>
    </w:p>
    <w:p w14:paraId="3155B232">
      <w:pPr>
        <w:bidi w:val="0"/>
        <w:rPr>
          <w:rFonts w:hint="default"/>
          <w:lang w:val="en-US" w:eastAsia="zh-CN"/>
        </w:rPr>
      </w:pPr>
      <w:r>
        <w:rPr>
          <w:lang w:val="en-US" w:eastAsia="zh-CN"/>
        </w:rPr>
        <w:t>统筹驻场团队完成知识图谱构建标准规范制定、知识构建类服务、图谱构建服务、知识融合服务、知识计算服务、科技专家/人才知识推理构建服务等全部指定工作内容，确保工作全覆盖、无遗漏。</w:t>
      </w:r>
      <w:commentRangeEnd w:id="1"/>
      <w:r>
        <w:commentReference w:id="1"/>
      </w:r>
    </w:p>
    <w:p w14:paraId="33EBF103">
      <w:pPr>
        <w:pStyle w:val="10"/>
        <w:bidi w:val="0"/>
        <w:rPr>
          <w:rFonts w:hint="default"/>
          <w:lang w:val="en-US" w:eastAsia="zh-CN"/>
        </w:rPr>
      </w:pPr>
      <w:r>
        <w:rPr>
          <w:rFonts w:hint="default"/>
          <w:lang w:val="en-US" w:eastAsia="zh-CN"/>
        </w:rPr>
        <w:t>人员资质要求</w:t>
      </w:r>
    </w:p>
    <w:p w14:paraId="2D253B35">
      <w:pPr>
        <w:bidi w:val="0"/>
      </w:pPr>
      <w:r>
        <w:rPr>
          <w:lang w:val="en-US" w:eastAsia="zh-CN"/>
        </w:rPr>
        <w:t>严格核查驻场人员资质，聚焦核心服务人员能力要求，保障驻场团队专业素养达标。具体功能如下：</w:t>
      </w:r>
    </w:p>
    <w:p w14:paraId="09A9EB2B">
      <w:pPr>
        <w:pStyle w:val="19"/>
        <w:bidi w:val="0"/>
        <w:ind w:left="0" w:leftChars="0" w:firstLine="0" w:firstLineChars="0"/>
      </w:pPr>
      <w:r>
        <w:rPr>
          <w:lang w:val="en-US" w:eastAsia="zh-CN"/>
        </w:rPr>
        <w:t>核心人员学历审核</w:t>
      </w:r>
    </w:p>
    <w:p w14:paraId="11B595FB">
      <w:pPr>
        <w:bidi w:val="0"/>
      </w:pPr>
      <w:r>
        <w:rPr>
          <w:lang w:val="en-US" w:eastAsia="zh-CN"/>
        </w:rPr>
        <w:t>核查核心服务人员学历背景，确保其具备计算机科学、软件工程、数据科学或人工智能等相关专业本科及以上学历，留存学历证明材料，保障人员学历达标。</w:t>
      </w:r>
    </w:p>
    <w:p w14:paraId="0F5E3514">
      <w:pPr>
        <w:pStyle w:val="19"/>
        <w:bidi w:val="0"/>
        <w:ind w:left="0" w:leftChars="0" w:firstLine="0" w:firstLineChars="0"/>
      </w:pPr>
      <w:r>
        <w:rPr>
          <w:lang w:val="en-US" w:eastAsia="zh-CN"/>
        </w:rPr>
        <w:t>核心人员经验校验</w:t>
      </w:r>
    </w:p>
    <w:p w14:paraId="6313DBFE">
      <w:pPr>
        <w:bidi w:val="0"/>
      </w:pPr>
      <w:r>
        <w:rPr>
          <w:lang w:val="en-US" w:eastAsia="zh-CN"/>
        </w:rPr>
        <w:t>审核核心服务人员从业经历，确保其具备至少5年知识图谱构建服务相关工作经验，核查过往项目履约案例，验证人员专业能力，满足岗位履职要求。</w:t>
      </w:r>
    </w:p>
    <w:p w14:paraId="64545440">
      <w:pPr>
        <w:pStyle w:val="19"/>
        <w:bidi w:val="0"/>
        <w:ind w:left="0" w:leftChars="0" w:firstLine="0" w:firstLineChars="0"/>
      </w:pPr>
      <w:r>
        <w:rPr>
          <w:lang w:val="en-US" w:eastAsia="zh-CN"/>
        </w:rPr>
        <w:t>驻场人员资质管控</w:t>
      </w:r>
    </w:p>
    <w:p w14:paraId="5EAAF4EC">
      <w:pPr>
        <w:bidi w:val="0"/>
      </w:pPr>
      <w:r>
        <w:rPr>
          <w:lang w:val="en-US" w:eastAsia="zh-CN"/>
        </w:rPr>
        <w:t>建立驻场人员资质档案，定期核查资质有效性，严禁无资质、资质不达标人员参与驻场服务，同步做好人员在岗管理与专业能力提升保障，确保服务质量。</w:t>
      </w:r>
    </w:p>
    <w:p w14:paraId="585B82C5">
      <w:pPr>
        <w:rPr>
          <w:rFonts w:hint="default"/>
          <w:lang w:val="en-US" w:eastAsia="zh-CN"/>
        </w:rPr>
      </w:pPr>
    </w:p>
    <w:p w14:paraId="7F8C7A75">
      <w:pPr>
        <w:pStyle w:val="5"/>
        <w:bidi w:val="0"/>
        <w:rPr>
          <w:rFonts w:hint="eastAsia"/>
        </w:rPr>
      </w:pPr>
      <w:r>
        <w:rPr>
          <w:rFonts w:hint="eastAsia"/>
        </w:rPr>
        <w:t>总体实施方案</w:t>
      </w:r>
    </w:p>
    <w:p w14:paraId="727DE5C8">
      <w:pPr>
        <w:pStyle w:val="6"/>
        <w:bidi w:val="0"/>
        <w:rPr>
          <w:rFonts w:hint="eastAsia"/>
        </w:rPr>
      </w:pPr>
      <w:r>
        <w:rPr>
          <w:rFonts w:hint="eastAsia"/>
        </w:rPr>
        <w:t>技术路线</w:t>
      </w:r>
    </w:p>
    <w:p w14:paraId="63463521">
      <w:pPr>
        <w:pStyle w:val="6"/>
        <w:bidi w:val="0"/>
        <w:rPr>
          <w:rFonts w:hint="eastAsia"/>
        </w:rPr>
      </w:pPr>
      <w:r>
        <w:rPr>
          <w:rFonts w:hint="eastAsia"/>
        </w:rPr>
        <w:t>实施流程</w:t>
      </w:r>
    </w:p>
    <w:p w14:paraId="6C275B0F">
      <w:pPr>
        <w:pStyle w:val="6"/>
        <w:bidi w:val="0"/>
        <w:rPr>
          <w:rFonts w:hint="eastAsia"/>
        </w:rPr>
      </w:pPr>
      <w:r>
        <w:rPr>
          <w:rFonts w:hint="eastAsia"/>
        </w:rPr>
        <w:t>组织架构</w:t>
      </w:r>
    </w:p>
    <w:p w14:paraId="5DD40CD6">
      <w:pPr>
        <w:pStyle w:val="6"/>
        <w:bidi w:val="0"/>
        <w:rPr>
          <w:rFonts w:hint="eastAsia"/>
        </w:rPr>
      </w:pPr>
      <w:r>
        <w:rPr>
          <w:rFonts w:hint="eastAsia"/>
        </w:rPr>
        <w:t>资源配置</w:t>
      </w:r>
    </w:p>
    <w:p w14:paraId="168D4CE8">
      <w:pPr>
        <w:pStyle w:val="5"/>
        <w:bidi w:val="0"/>
        <w:rPr>
          <w:rFonts w:hint="eastAsia"/>
        </w:rPr>
      </w:pPr>
      <w:r>
        <w:rPr>
          <w:rFonts w:hint="eastAsia"/>
        </w:rPr>
        <w:t>详细执行计划</w:t>
      </w:r>
    </w:p>
    <w:p w14:paraId="69850D65">
      <w:pPr>
        <w:pStyle w:val="6"/>
        <w:bidi w:val="0"/>
        <w:rPr>
          <w:rFonts w:hint="eastAsia"/>
        </w:rPr>
      </w:pPr>
      <w:r>
        <w:rPr>
          <w:rFonts w:hint="eastAsia"/>
        </w:rPr>
        <w:t>进度计划表</w:t>
      </w:r>
    </w:p>
    <w:p w14:paraId="54362192">
      <w:pPr>
        <w:pStyle w:val="6"/>
        <w:bidi w:val="0"/>
        <w:rPr>
          <w:rFonts w:hint="eastAsia"/>
        </w:rPr>
      </w:pPr>
      <w:r>
        <w:rPr>
          <w:rFonts w:hint="eastAsia"/>
        </w:rPr>
        <w:t>工序安排</w:t>
      </w:r>
    </w:p>
    <w:p w14:paraId="5E485D6E">
      <w:pPr>
        <w:pStyle w:val="6"/>
        <w:bidi w:val="0"/>
        <w:rPr>
          <w:rFonts w:hint="eastAsia"/>
        </w:rPr>
      </w:pPr>
      <w:r>
        <w:rPr>
          <w:rFonts w:hint="eastAsia"/>
        </w:rPr>
        <w:t>场地 / 设备部署​</w:t>
      </w:r>
    </w:p>
    <w:p w14:paraId="4D06C82F">
      <w:pPr>
        <w:pStyle w:val="5"/>
        <w:bidi w:val="0"/>
        <w:rPr>
          <w:rFonts w:hint="eastAsia"/>
        </w:rPr>
      </w:pPr>
      <w:r>
        <w:rPr>
          <w:rFonts w:hint="eastAsia"/>
        </w:rPr>
        <w:t>技术参数响应表</w:t>
      </w:r>
    </w:p>
    <w:p w14:paraId="449E8DE6">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逐一对应招标技术要求，明确符合 / 优于情况（附佐证材料）</w:t>
      </w:r>
    </w:p>
    <w:p w14:paraId="01FC78DE">
      <w:pPr>
        <w:pStyle w:val="5"/>
        <w:bidi w:val="0"/>
        <w:rPr>
          <w:rFonts w:hint="eastAsia"/>
        </w:rPr>
      </w:pPr>
      <w:r>
        <w:rPr>
          <w:rFonts w:hint="eastAsia"/>
        </w:rPr>
        <w:t>质量与安全保障</w:t>
      </w:r>
    </w:p>
    <w:p w14:paraId="3C11DC3D">
      <w:pPr>
        <w:pStyle w:val="6"/>
        <w:bidi w:val="0"/>
        <w:rPr>
          <w:rFonts w:hint="eastAsia"/>
        </w:rPr>
      </w:pPr>
      <w:r>
        <w:rPr>
          <w:rFonts w:hint="eastAsia"/>
        </w:rPr>
        <w:t>质量控制体系</w:t>
      </w:r>
    </w:p>
    <w:p w14:paraId="78ECBFA3">
      <w:pPr>
        <w:pStyle w:val="6"/>
        <w:bidi w:val="0"/>
        <w:rPr>
          <w:rFonts w:hint="eastAsia"/>
        </w:rPr>
      </w:pPr>
      <w:r>
        <w:rPr>
          <w:rFonts w:hint="eastAsia"/>
        </w:rPr>
        <w:t>安全管理措施</w:t>
      </w:r>
    </w:p>
    <w:p w14:paraId="4AF0E66F">
      <w:pPr>
        <w:pStyle w:val="6"/>
        <w:bidi w:val="0"/>
        <w:rPr>
          <w:rFonts w:hint="eastAsia"/>
        </w:rPr>
      </w:pPr>
      <w:r>
        <w:rPr>
          <w:rFonts w:hint="eastAsia"/>
        </w:rPr>
        <w:t>验收标准​</w:t>
      </w:r>
    </w:p>
    <w:p w14:paraId="2A9E8FA7">
      <w:pPr>
        <w:pStyle w:val="5"/>
        <w:bidi w:val="0"/>
        <w:rPr>
          <w:rFonts w:hint="eastAsia"/>
        </w:rPr>
      </w:pPr>
      <w:r>
        <w:rPr>
          <w:rFonts w:hint="eastAsia"/>
        </w:rPr>
        <w:t>应急预案</w:t>
      </w:r>
    </w:p>
    <w:p w14:paraId="745BBCDE">
      <w:pPr>
        <w:pStyle w:val="6"/>
        <w:bidi w:val="0"/>
        <w:rPr>
          <w:rFonts w:hint="eastAsia"/>
        </w:rPr>
      </w:pPr>
      <w:r>
        <w:rPr>
          <w:rFonts w:hint="eastAsia"/>
        </w:rPr>
        <w:t>针对工期延误</w:t>
      </w:r>
    </w:p>
    <w:p w14:paraId="0A0AB87A">
      <w:pPr>
        <w:pStyle w:val="6"/>
        <w:bidi w:val="0"/>
        <w:rPr>
          <w:rFonts w:hint="eastAsia"/>
        </w:rPr>
      </w:pPr>
      <w:r>
        <w:rPr>
          <w:rFonts w:hint="eastAsia"/>
        </w:rPr>
        <w:t>技术故障</w:t>
      </w:r>
    </w:p>
    <w:p w14:paraId="2B2AE2BD">
      <w:pPr>
        <w:pStyle w:val="6"/>
        <w:bidi w:val="0"/>
        <w:rPr>
          <w:rFonts w:hint="eastAsia"/>
        </w:rPr>
      </w:pPr>
      <w:r>
        <w:rPr>
          <w:rFonts w:hint="eastAsia"/>
        </w:rPr>
        <w:t>不可抗力​</w:t>
      </w:r>
    </w:p>
    <w:p w14:paraId="4D69C933">
      <w:pPr>
        <w:pStyle w:val="4"/>
        <w:bidi w:val="0"/>
        <w:rPr>
          <w:rFonts w:hint="eastAsia"/>
        </w:rPr>
      </w:pPr>
      <w:r>
        <w:rPr>
          <w:rFonts w:hint="eastAsia"/>
        </w:rPr>
        <w:t>商务报价文件​</w:t>
      </w:r>
    </w:p>
    <w:p w14:paraId="4EC9C9B1">
      <w:pPr>
        <w:pStyle w:val="5"/>
        <w:bidi w:val="0"/>
        <w:rPr>
          <w:rFonts w:hint="eastAsia"/>
        </w:rPr>
      </w:pPr>
      <w:r>
        <w:rPr>
          <w:rFonts w:hint="eastAsia"/>
        </w:rPr>
        <w:t>报价总表</w:t>
      </w:r>
    </w:p>
    <w:p w14:paraId="5358422B">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（明确总价、含税 / 不含税价格、优惠条件）​</w:t>
      </w:r>
    </w:p>
    <w:p w14:paraId="61753F72">
      <w:pPr>
        <w:pStyle w:val="5"/>
        <w:bidi w:val="0"/>
        <w:rPr>
          <w:rFonts w:hint="eastAsia"/>
        </w:rPr>
      </w:pPr>
      <w:r>
        <w:rPr>
          <w:rFonts w:hint="eastAsia"/>
        </w:rPr>
        <w:t>分项报价表</w:t>
      </w:r>
    </w:p>
    <w:p w14:paraId="2D621ED2">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（按货物 / 服务 / 工程类别拆分，列明数量、单价、合价）​</w:t>
      </w:r>
    </w:p>
    <w:p w14:paraId="0D09D313">
      <w:pPr>
        <w:pStyle w:val="5"/>
        <w:bidi w:val="0"/>
        <w:rPr>
          <w:rFonts w:hint="eastAsia"/>
        </w:rPr>
      </w:pPr>
      <w:r>
        <w:rPr>
          <w:rFonts w:hint="eastAsia"/>
        </w:rPr>
        <w:t>费用组成说明</w:t>
      </w:r>
    </w:p>
    <w:p w14:paraId="5B10FD18">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成本构成、税费计算、让利说明​</w:t>
      </w:r>
    </w:p>
    <w:p w14:paraId="7E29DCDB">
      <w:pPr>
        <w:pStyle w:val="5"/>
        <w:bidi w:val="0"/>
        <w:rPr>
          <w:rFonts w:hint="eastAsia"/>
        </w:rPr>
      </w:pPr>
      <w:r>
        <w:rPr>
          <w:rFonts w:hint="eastAsia"/>
        </w:rPr>
        <w:t>付款方式响应</w:t>
      </w:r>
    </w:p>
    <w:p w14:paraId="75B1CE57">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对应招标付款要求，明确支付节点及条件​</w:t>
      </w:r>
    </w:p>
    <w:p w14:paraId="05450BB9">
      <w:pPr>
        <w:pStyle w:val="5"/>
        <w:bidi w:val="0"/>
        <w:rPr>
          <w:rFonts w:hint="eastAsia"/>
        </w:rPr>
      </w:pPr>
      <w:r>
        <w:rPr>
          <w:rFonts w:hint="eastAsia"/>
        </w:rPr>
        <w:t>报价承诺函</w:t>
      </w:r>
    </w:p>
    <w:p w14:paraId="7992E091">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（确保报价真实、有效，无恶意低价等）​</w:t>
      </w:r>
    </w:p>
    <w:p w14:paraId="58172410">
      <w:pPr>
        <w:pStyle w:val="4"/>
        <w:bidi w:val="0"/>
        <w:rPr>
          <w:rFonts w:hint="eastAsia"/>
        </w:rPr>
      </w:pPr>
      <w:r>
        <w:rPr>
          <w:rFonts w:hint="eastAsia"/>
        </w:rPr>
        <w:t>售后服务与履约保障（后续保障层）​</w:t>
      </w:r>
    </w:p>
    <w:p w14:paraId="43A9170F">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售后服务方案：服务内容、响应时间、服务网点分布​</w:t>
      </w:r>
    </w:p>
    <w:p w14:paraId="59818067">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质保期承诺：质保期限、维修 / 更换条款、质保范围​</w:t>
      </w:r>
    </w:p>
    <w:p w14:paraId="5820E002">
      <w:pPr>
        <w:pStyle w:val="5"/>
        <w:bidi w:val="0"/>
        <w:rPr>
          <w:rFonts w:hint="eastAsia"/>
        </w:rPr>
      </w:pPr>
      <w:r>
        <w:rPr>
          <w:rFonts w:hint="eastAsia"/>
        </w:rPr>
        <w:t>培训计划</w:t>
      </w:r>
    </w:p>
    <w:p w14:paraId="1293B152">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培训对象、内容、方式、周期​</w:t>
      </w:r>
    </w:p>
    <w:p w14:paraId="22C0512E">
      <w:pPr>
        <w:pStyle w:val="5"/>
        <w:bidi w:val="0"/>
        <w:rPr>
          <w:rFonts w:hint="eastAsia"/>
        </w:rPr>
      </w:pPr>
      <w:r>
        <w:rPr>
          <w:rFonts w:hint="eastAsia"/>
        </w:rPr>
        <w:t>履约保障措施</w:t>
      </w:r>
    </w:p>
    <w:p w14:paraId="23D39B85">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履约保函承诺、分包管理（如有）、售后团队配置​</w:t>
      </w:r>
    </w:p>
    <w:p w14:paraId="2C1059AF">
      <w:pPr>
        <w:pStyle w:val="5"/>
        <w:bidi w:val="0"/>
        <w:rPr>
          <w:rFonts w:hint="eastAsia"/>
        </w:rPr>
      </w:pPr>
      <w:r>
        <w:rPr>
          <w:rFonts w:hint="eastAsia"/>
        </w:rPr>
        <w:t>长期合作保障</w:t>
      </w:r>
    </w:p>
    <w:p w14:paraId="77C15274">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后续维护、升级服务承诺等​</w:t>
      </w:r>
    </w:p>
    <w:p w14:paraId="64128ABB">
      <w:pPr>
        <w:pStyle w:val="4"/>
        <w:bidi w:val="0"/>
        <w:rPr>
          <w:rFonts w:hint="eastAsia"/>
        </w:rPr>
      </w:pPr>
      <w:r>
        <w:rPr>
          <w:rFonts w:hint="eastAsia"/>
        </w:rPr>
        <w:t>其他辅助证明材料​</w:t>
      </w:r>
    </w:p>
    <w:p w14:paraId="3B374CC1">
      <w:pPr>
        <w:pStyle w:val="5"/>
        <w:bidi w:val="0"/>
        <w:rPr>
          <w:rFonts w:hint="eastAsia"/>
        </w:rPr>
      </w:pPr>
      <w:r>
        <w:rPr>
          <w:rFonts w:hint="eastAsia"/>
        </w:rPr>
        <w:t>企业荣誉证书</w:t>
      </w:r>
    </w:p>
    <w:p w14:paraId="55FA1C16">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：ISO 体系认证、行业奖项、信用评级证书等​</w:t>
      </w:r>
    </w:p>
    <w:p w14:paraId="7914AA65">
      <w:pPr>
        <w:pStyle w:val="5"/>
        <w:bidi w:val="0"/>
        <w:rPr>
          <w:rFonts w:hint="eastAsia"/>
        </w:rPr>
      </w:pPr>
      <w:r>
        <w:rPr>
          <w:rFonts w:hint="eastAsia"/>
        </w:rPr>
        <w:t>技术创新证明</w:t>
      </w:r>
    </w:p>
    <w:p w14:paraId="6EAB0E86">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：专利证书、软件著作权、技术鉴定报告等​</w:t>
      </w:r>
    </w:p>
    <w:p w14:paraId="5CF7F03B">
      <w:pPr>
        <w:pStyle w:val="5"/>
        <w:bidi w:val="0"/>
        <w:rPr>
          <w:rFonts w:hint="eastAsia"/>
        </w:rPr>
      </w:pPr>
      <w:r>
        <w:rPr>
          <w:rFonts w:hint="eastAsia"/>
        </w:rPr>
        <w:t>第三方检测 / 认证报告</w:t>
      </w:r>
    </w:p>
    <w:p w14:paraId="2BE123F5">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：产品检测报告、环保认证等​</w:t>
      </w:r>
    </w:p>
    <w:p w14:paraId="1C09BC69">
      <w:pPr>
        <w:pStyle w:val="5"/>
        <w:bidi w:val="0"/>
        <w:rPr>
          <w:rFonts w:hint="eastAsia"/>
        </w:rPr>
      </w:pPr>
      <w:r>
        <w:rPr>
          <w:rFonts w:hint="eastAsia"/>
        </w:rPr>
        <w:t>客户评价与推荐信</w:t>
      </w:r>
    </w:p>
    <w:p w14:paraId="34E656FF">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：过往项目业主反馈、满意度证明​</w:t>
      </w:r>
    </w:p>
    <w:p w14:paraId="2EF2AF80">
      <w:pPr>
        <w:pStyle w:val="4"/>
        <w:bidi w:val="0"/>
        <w:rPr>
          <w:rFonts w:hint="eastAsia"/>
        </w:rPr>
      </w:pPr>
      <w:r>
        <w:rPr>
          <w:rFonts w:hint="eastAsia"/>
        </w:rPr>
        <w:t>招标文件要求的其他材料​</w:t>
      </w:r>
    </w:p>
    <w:p w14:paraId="109D633C">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招标方明确要求提供的特定文件（按招标文件清单逐一对应）​</w:t>
      </w:r>
    </w:p>
    <w:p w14:paraId="4EC5F9FB">
      <w:pPr>
        <w:bidi w:val="0"/>
        <w:rPr>
          <w:rFonts w:hint="eastAsia" w:ascii="Songti SC Regular" w:hAnsi="Songti SC Regular" w:eastAsia="Songti SC Regular" w:cs="Songti SC Regular"/>
        </w:rPr>
      </w:pPr>
      <w:r>
        <w:rPr>
          <w:rFonts w:hint="eastAsia" w:ascii="Songti SC Regular" w:hAnsi="Songti SC Regular" w:eastAsia="Songti SC Regular" w:cs="Songti SC Regular"/>
        </w:rPr>
        <w:t>其他补充说明：需招标方知晓的特殊情况、澄清说明等​</w:t>
      </w:r>
    </w:p>
    <w:p w14:paraId="3AE3FDD9">
      <w:pPr>
        <w:bidi w:val="0"/>
        <w:rPr>
          <w:rFonts w:hint="eastAsia" w:ascii="Songti SC Regular" w:hAnsi="Songti SC Regular" w:eastAsia="Songti SC Regular" w:cs="Songti SC Regular"/>
        </w:rPr>
      </w:pPr>
    </w:p>
    <w:p w14:paraId="393CB1F1">
      <w:pPr>
        <w:bidi w:val="0"/>
        <w:rPr>
          <w:rFonts w:hint="eastAsia" w:ascii="Songti SC Regular" w:hAnsi="Songti SC Regular" w:eastAsia="Songti SC Regular" w:cs="Songti SC Regular"/>
        </w:rPr>
      </w:pPr>
    </w:p>
    <w:p w14:paraId="0D32767F">
      <w:pPr>
        <w:bidi w:val="0"/>
        <w:rPr>
          <w:rFonts w:hint="eastAsia" w:ascii="Songti SC Regular" w:hAnsi="Songti SC Regular" w:eastAsia="Songti SC Regular" w:cs="Songti SC Regular"/>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林建夏" w:date="2026-02-05T14:34:03Z" w:initials="">
    <w:p w14:paraId="0410C29C">
      <w:pPr>
        <w:pStyle w:val="13"/>
        <w:rPr>
          <w:rFonts w:hint="default" w:eastAsia="Songti SC"/>
          <w:lang w:val="en-US" w:eastAsia="zh-CN"/>
        </w:rPr>
      </w:pPr>
      <w:r>
        <w:rPr>
          <w:rFonts w:hint="eastAsia"/>
          <w:lang w:val="en-US" w:eastAsia="zh-CN"/>
        </w:rPr>
        <w:t>改为亿级科技知识图谱构建，文中也做相关替换</w:t>
      </w:r>
    </w:p>
  </w:comment>
  <w:comment w:id="1" w:author="林建夏" w:date="2026-02-05T14:33:32Z" w:initials="">
    <w:p w14:paraId="1E5B257F">
      <w:pPr>
        <w:pStyle w:val="13"/>
        <w:rPr>
          <w:rFonts w:hint="default" w:eastAsia="Songti SC"/>
          <w:lang w:val="en-US" w:eastAsia="zh-CN"/>
        </w:rPr>
      </w:pPr>
      <w:r>
        <w:rPr>
          <w:rFonts w:hint="eastAsia"/>
          <w:lang w:val="en-US" w:eastAsia="zh-CN"/>
        </w:rPr>
        <w:t>和甄帅、dongsi确认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10C29C" w15:done="0"/>
  <w15:commentEx w15:paraId="1E5B257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Songti SC Regular">
    <w:altName w:val="宋体"/>
    <w:panose1 w:val="02010800040101010101"/>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ongti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9EE14D"/>
    <w:multiLevelType w:val="singleLevel"/>
    <w:tmpl w:val="A59EE14D"/>
    <w:lvl w:ilvl="0" w:tentative="0">
      <w:start w:val="1"/>
      <w:numFmt w:val="decimal"/>
      <w:suff w:val="nothing"/>
      <w:lvlText w:val="（%1）"/>
      <w:lvlJc w:val="left"/>
    </w:lvl>
  </w:abstractNum>
  <w:abstractNum w:abstractNumId="1">
    <w:nsid w:val="B542DF0D"/>
    <w:multiLevelType w:val="multilevel"/>
    <w:tmpl w:val="B542DF0D"/>
    <w:lvl w:ilvl="0" w:tentative="0">
      <w:start w:val="1"/>
      <w:numFmt w:val="decimal"/>
      <w:pStyle w:val="4"/>
      <w:suff w:val="nothing"/>
      <w:lvlText w:val="%1. "/>
      <w:lvlJc w:val="left"/>
      <w:pPr>
        <w:tabs>
          <w:tab w:val="left" w:pos="0"/>
        </w:tabs>
        <w:ind w:left="0" w:leftChars="0" w:firstLine="0" w:firstLineChars="0"/>
      </w:pPr>
      <w:rPr>
        <w:rFonts w:hint="default"/>
      </w:rPr>
    </w:lvl>
    <w:lvl w:ilvl="1" w:tentative="0">
      <w:start w:val="1"/>
      <w:numFmt w:val="decimal"/>
      <w:pStyle w:val="5"/>
      <w:suff w:val="nothing"/>
      <w:lvlText w:val="%1.%2 "/>
      <w:lvlJc w:val="left"/>
      <w:pPr>
        <w:tabs>
          <w:tab w:val="left" w:pos="420"/>
        </w:tabs>
        <w:ind w:left="0" w:leftChars="0" w:firstLine="0" w:firstLineChars="0"/>
      </w:pPr>
      <w:rPr>
        <w:rFonts w:hint="default"/>
      </w:rPr>
    </w:lvl>
    <w:lvl w:ilvl="2" w:tentative="0">
      <w:start w:val="1"/>
      <w:numFmt w:val="decimal"/>
      <w:pStyle w:val="6"/>
      <w:suff w:val="nothing"/>
      <w:lvlText w:val="%1.%2.%3 "/>
      <w:lvlJc w:val="left"/>
      <w:pPr>
        <w:tabs>
          <w:tab w:val="left" w:pos="0"/>
        </w:tabs>
        <w:ind w:left="0" w:leftChars="0" w:firstLine="0" w:firstLineChars="0"/>
      </w:pPr>
      <w:rPr>
        <w:rFonts w:hint="default"/>
      </w:rPr>
    </w:lvl>
    <w:lvl w:ilvl="3" w:tentative="0">
      <w:start w:val="1"/>
      <w:numFmt w:val="decimal"/>
      <w:pStyle w:val="7"/>
      <w:suff w:val="nothing"/>
      <w:lvlText w:val="%1.%2.%3.%4 "/>
      <w:lvlJc w:val="left"/>
      <w:pPr>
        <w:tabs>
          <w:tab w:val="left" w:pos="0"/>
        </w:tabs>
        <w:ind w:left="0" w:leftChars="0" w:firstLine="0" w:firstLineChars="0"/>
      </w:pPr>
      <w:rPr>
        <w:rFonts w:hint="default"/>
      </w:rPr>
    </w:lvl>
    <w:lvl w:ilvl="4" w:tentative="0">
      <w:start w:val="1"/>
      <w:numFmt w:val="decimal"/>
      <w:pStyle w:val="8"/>
      <w:suff w:val="nothing"/>
      <w:lvlText w:val="%1.%2.%3.%4.%5 "/>
      <w:lvlJc w:val="left"/>
      <w:pPr>
        <w:tabs>
          <w:tab w:val="left" w:pos="0"/>
        </w:tabs>
        <w:ind w:left="0" w:leftChars="0" w:firstLine="0" w:firstLineChars="0"/>
      </w:pPr>
      <w:rPr>
        <w:rFonts w:hint="default"/>
      </w:rPr>
    </w:lvl>
    <w:lvl w:ilvl="5" w:tentative="0">
      <w:start w:val="1"/>
      <w:numFmt w:val="decimal"/>
      <w:pStyle w:val="9"/>
      <w:suff w:val="nothing"/>
      <w:lvlText w:val="%1.%2.%3.%4.%5.%6 "/>
      <w:lvlJc w:val="left"/>
      <w:pPr>
        <w:tabs>
          <w:tab w:val="left" w:pos="0"/>
        </w:tabs>
        <w:ind w:left="0" w:leftChars="0" w:firstLine="0" w:firstLineChars="0"/>
      </w:pPr>
      <w:rPr>
        <w:rFonts w:hint="default"/>
      </w:rPr>
    </w:lvl>
    <w:lvl w:ilvl="6" w:tentative="0">
      <w:start w:val="1"/>
      <w:numFmt w:val="decimal"/>
      <w:pStyle w:val="10"/>
      <w:suff w:val="nothing"/>
      <w:lvlText w:val="%1.%2.%3.%4.%5.%6.%7 "/>
      <w:lvlJc w:val="left"/>
      <w:pPr>
        <w:ind w:left="0" w:leftChars="0" w:firstLine="0" w:firstLineChars="0"/>
      </w:pPr>
      <w:rPr>
        <w:rFonts w:hint="default"/>
      </w:rPr>
    </w:lvl>
    <w:lvl w:ilvl="7" w:tentative="0">
      <w:start w:val="1"/>
      <w:numFmt w:val="decimal"/>
      <w:pStyle w:val="19"/>
      <w:suff w:val="nothing"/>
      <w:lvlText w:val="%1.%2.%3.%4.%5.%6.%7.%8 "/>
      <w:lvlJc w:val="left"/>
      <w:pPr>
        <w:tabs>
          <w:tab w:val="left" w:pos="0"/>
        </w:tabs>
        <w:ind w:left="0" w:leftChars="0" w:firstLine="0" w:firstLineChars="0"/>
      </w:pPr>
      <w:rPr>
        <w:rFonts w:hint="default"/>
      </w:rPr>
    </w:lvl>
    <w:lvl w:ilvl="8" w:tentative="0">
      <w:start w:val="1"/>
      <w:numFmt w:val="decimal"/>
      <w:pStyle w:val="12"/>
      <w:suff w:val="nothing"/>
      <w:lvlText w:val="%1.%2.%3.%4.%5.%6.%7.%8.%9 "/>
      <w:lvlJc w:val="left"/>
      <w:pPr>
        <w:tabs>
          <w:tab w:val="left" w:pos="0"/>
        </w:tabs>
        <w:ind w:left="0" w:leftChars="0" w:firstLine="0" w:firstLineChars="0"/>
      </w:pPr>
      <w:rPr>
        <w:rFonts w:hint="default"/>
      </w:rPr>
    </w:lvl>
  </w:abstractNum>
  <w:abstractNum w:abstractNumId="2">
    <w:nsid w:val="CDB37DC2"/>
    <w:multiLevelType w:val="singleLevel"/>
    <w:tmpl w:val="CDB37DC2"/>
    <w:lvl w:ilvl="0" w:tentative="0">
      <w:start w:val="1"/>
      <w:numFmt w:val="decimal"/>
      <w:pStyle w:val="20"/>
      <w:suff w:val="nothing"/>
      <w:lvlText w:val="%1）"/>
      <w:lvlJc w:val="left"/>
    </w:lvl>
  </w:abstractNum>
  <w:abstractNum w:abstractNumId="3">
    <w:nsid w:val="F9D0AC60"/>
    <w:multiLevelType w:val="multilevel"/>
    <w:tmpl w:val="F9D0AC60"/>
    <w:lvl w:ilvl="0" w:tentative="0">
      <w:start w:val="1"/>
      <w:numFmt w:val="decimal"/>
      <w:suff w:val="nothing"/>
      <w:lvlText w:val="%1. "/>
      <w:lvlJc w:val="left"/>
      <w:pPr>
        <w:tabs>
          <w:tab w:val="left" w:pos="0"/>
        </w:tabs>
        <w:ind w:left="0" w:leftChars="0" w:firstLine="0" w:firstLineChars="0"/>
      </w:pPr>
      <w:rPr>
        <w:rFonts w:hint="default"/>
      </w:rPr>
    </w:lvl>
    <w:lvl w:ilvl="1" w:tentative="0">
      <w:start w:val="1"/>
      <w:numFmt w:val="decimal"/>
      <w:suff w:val="nothing"/>
      <w:lvlText w:val="%1.%2 "/>
      <w:lvlJc w:val="left"/>
      <w:pPr>
        <w:tabs>
          <w:tab w:val="left" w:pos="420"/>
        </w:tabs>
        <w:ind w:left="0" w:leftChars="0" w:firstLine="0" w:firstLineChars="0"/>
      </w:pPr>
      <w:rPr>
        <w:rFonts w:hint="default"/>
      </w:rPr>
    </w:lvl>
    <w:lvl w:ilvl="2" w:tentative="0">
      <w:start w:val="1"/>
      <w:numFmt w:val="decimal"/>
      <w:suff w:val="nothing"/>
      <w:lvlText w:val="%1.%2.%3 "/>
      <w:lvlJc w:val="left"/>
      <w:pPr>
        <w:tabs>
          <w:tab w:val="left" w:pos="0"/>
        </w:tabs>
        <w:ind w:left="0" w:leftChars="0" w:firstLine="0" w:firstLineChars="0"/>
      </w:pPr>
      <w:rPr>
        <w:rFonts w:hint="default"/>
      </w:rPr>
    </w:lvl>
    <w:lvl w:ilvl="3" w:tentative="0">
      <w:start w:val="1"/>
      <w:numFmt w:val="decimal"/>
      <w:suff w:val="nothing"/>
      <w:lvlText w:val="%1.%2.%3.%4 "/>
      <w:lvlJc w:val="left"/>
      <w:pPr>
        <w:tabs>
          <w:tab w:val="left" w:pos="0"/>
        </w:tabs>
        <w:ind w:left="0" w:leftChars="0" w:firstLine="0" w:firstLineChars="0"/>
      </w:pPr>
      <w:rPr>
        <w:rFonts w:hint="default"/>
      </w:rPr>
    </w:lvl>
    <w:lvl w:ilvl="4" w:tentative="0">
      <w:start w:val="1"/>
      <w:numFmt w:val="decimal"/>
      <w:suff w:val="nothing"/>
      <w:lvlText w:val="%1.%2.%3.%4.%5 "/>
      <w:lvlJc w:val="left"/>
      <w:pPr>
        <w:tabs>
          <w:tab w:val="left" w:pos="0"/>
        </w:tabs>
        <w:ind w:left="0" w:leftChars="0" w:firstLine="0" w:firstLineChars="0"/>
      </w:pPr>
      <w:rPr>
        <w:rFonts w:hint="default"/>
      </w:rPr>
    </w:lvl>
    <w:lvl w:ilvl="5" w:tentative="0">
      <w:start w:val="1"/>
      <w:numFmt w:val="decimal"/>
      <w:suff w:val="nothing"/>
      <w:lvlText w:val="%1.%2.%3.%4.%5.%6 "/>
      <w:lvlJc w:val="left"/>
      <w:pPr>
        <w:tabs>
          <w:tab w:val="left" w:pos="0"/>
        </w:tabs>
        <w:ind w:left="0" w:leftChars="0" w:firstLine="0" w:firstLineChars="0"/>
      </w:pPr>
      <w:rPr>
        <w:rFonts w:hint="default"/>
      </w:rPr>
    </w:lvl>
    <w:lvl w:ilvl="6" w:tentative="0">
      <w:start w:val="1"/>
      <w:numFmt w:val="decimal"/>
      <w:lvlText w:val="%1.%2.%3.%4.%5.%6.%7 "/>
      <w:lvlJc w:val="left"/>
      <w:pPr>
        <w:tabs>
          <w:tab w:val="left" w:pos="0"/>
        </w:tabs>
        <w:ind w:left="0" w:leftChars="0" w:firstLine="0" w:firstLineChars="0"/>
      </w:pPr>
      <w:rPr>
        <w:rFonts w:hint="default"/>
      </w:rPr>
    </w:lvl>
    <w:lvl w:ilvl="7" w:tentative="0">
      <w:start w:val="1"/>
      <w:numFmt w:val="decimal"/>
      <w:pStyle w:val="11"/>
      <w:suff w:val="nothing"/>
      <w:lvlText w:val="%1.%2.%3.%4.%5.%6.%7.%8 "/>
      <w:lvlJc w:val="left"/>
      <w:pPr>
        <w:tabs>
          <w:tab w:val="left" w:pos="0"/>
        </w:tabs>
        <w:ind w:left="0" w:leftChars="0" w:firstLine="0" w:firstLineChars="0"/>
      </w:pPr>
      <w:rPr>
        <w:rFonts w:hint="default"/>
      </w:rPr>
    </w:lvl>
    <w:lvl w:ilvl="8" w:tentative="0">
      <w:start w:val="1"/>
      <w:numFmt w:val="decimal"/>
      <w:suff w:val="nothing"/>
      <w:lvlText w:val="%1.%2.%3.%4.%5.%6.%7.%8.%9 "/>
      <w:lvlJc w:val="left"/>
      <w:pPr>
        <w:tabs>
          <w:tab w:val="left" w:pos="0"/>
        </w:tabs>
        <w:ind w:left="0" w:leftChars="0" w:firstLine="0" w:firstLineChars="0"/>
      </w:pPr>
      <w:rPr>
        <w:rFonts w:hint="default"/>
      </w:r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Li">
    <w15:presenceInfo w15:providerId="WPS Office" w15:userId="9744259022"/>
  </w15:person>
  <w15:person w15:author="林建夏">
    <w15:presenceInfo w15:providerId="WPS Office" w15:userId="67530307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5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3NjYwOTg5YmMxZjhkN2FmNDlmY2E5YTgyMzM0YzgifQ=="/>
  </w:docVars>
  <w:rsids>
    <w:rsidRoot w:val="00172A27"/>
    <w:rsid w:val="0403112D"/>
    <w:rsid w:val="07516B47"/>
    <w:rsid w:val="07FF3156"/>
    <w:rsid w:val="082278AF"/>
    <w:rsid w:val="09436A8B"/>
    <w:rsid w:val="0AA01140"/>
    <w:rsid w:val="0BB8F23F"/>
    <w:rsid w:val="0D0E4C7F"/>
    <w:rsid w:val="0F57EC04"/>
    <w:rsid w:val="0FE663C2"/>
    <w:rsid w:val="0FFF4BF2"/>
    <w:rsid w:val="11E84987"/>
    <w:rsid w:val="13885063"/>
    <w:rsid w:val="139B88D0"/>
    <w:rsid w:val="14551D69"/>
    <w:rsid w:val="156758B0"/>
    <w:rsid w:val="1572721B"/>
    <w:rsid w:val="16DEC28E"/>
    <w:rsid w:val="16F79817"/>
    <w:rsid w:val="17EFEB26"/>
    <w:rsid w:val="18F422BC"/>
    <w:rsid w:val="19917CD4"/>
    <w:rsid w:val="19BAA4EE"/>
    <w:rsid w:val="19BB8899"/>
    <w:rsid w:val="1A9F21A6"/>
    <w:rsid w:val="1AFB9972"/>
    <w:rsid w:val="1CBDCB64"/>
    <w:rsid w:val="1EDC730E"/>
    <w:rsid w:val="1EE533BE"/>
    <w:rsid w:val="1EFF3720"/>
    <w:rsid w:val="1F107D72"/>
    <w:rsid w:val="1F4F10AE"/>
    <w:rsid w:val="1FAB4DF2"/>
    <w:rsid w:val="1FD31B15"/>
    <w:rsid w:val="1FD71EB9"/>
    <w:rsid w:val="203BA8D0"/>
    <w:rsid w:val="20F14BC7"/>
    <w:rsid w:val="21410927"/>
    <w:rsid w:val="22CB1403"/>
    <w:rsid w:val="234E3A2C"/>
    <w:rsid w:val="23DC4F83"/>
    <w:rsid w:val="23EBBFBD"/>
    <w:rsid w:val="246B6897"/>
    <w:rsid w:val="24975A86"/>
    <w:rsid w:val="256F8CE9"/>
    <w:rsid w:val="26372DC2"/>
    <w:rsid w:val="263F7334"/>
    <w:rsid w:val="26FB765E"/>
    <w:rsid w:val="29C24B1A"/>
    <w:rsid w:val="29C94933"/>
    <w:rsid w:val="2BB78CAA"/>
    <w:rsid w:val="2BDF91C1"/>
    <w:rsid w:val="2BF7D1C6"/>
    <w:rsid w:val="2BFFB460"/>
    <w:rsid w:val="2C7FD1C6"/>
    <w:rsid w:val="2D7F235E"/>
    <w:rsid w:val="2DDF3137"/>
    <w:rsid w:val="2EAECC6D"/>
    <w:rsid w:val="2EC64825"/>
    <w:rsid w:val="2FBC1762"/>
    <w:rsid w:val="2FDBADCC"/>
    <w:rsid w:val="2FFE6591"/>
    <w:rsid w:val="30474804"/>
    <w:rsid w:val="3195334D"/>
    <w:rsid w:val="32B33B0D"/>
    <w:rsid w:val="32FDE826"/>
    <w:rsid w:val="33777F6C"/>
    <w:rsid w:val="33FA92E5"/>
    <w:rsid w:val="34F27CA8"/>
    <w:rsid w:val="34FF27F4"/>
    <w:rsid w:val="3503134A"/>
    <w:rsid w:val="3575F926"/>
    <w:rsid w:val="36EEB977"/>
    <w:rsid w:val="36FC2745"/>
    <w:rsid w:val="37272D03"/>
    <w:rsid w:val="37290134"/>
    <w:rsid w:val="377F7C5A"/>
    <w:rsid w:val="378D7304"/>
    <w:rsid w:val="37CECA86"/>
    <w:rsid w:val="37D9EAB1"/>
    <w:rsid w:val="37DB19F1"/>
    <w:rsid w:val="37FB8C58"/>
    <w:rsid w:val="37FDA2BC"/>
    <w:rsid w:val="38A71382"/>
    <w:rsid w:val="38B50A8B"/>
    <w:rsid w:val="395C1575"/>
    <w:rsid w:val="3AF63548"/>
    <w:rsid w:val="3B7B421B"/>
    <w:rsid w:val="3C17759F"/>
    <w:rsid w:val="3CDFB85D"/>
    <w:rsid w:val="3DCF05CA"/>
    <w:rsid w:val="3DDC8D52"/>
    <w:rsid w:val="3DEB68A1"/>
    <w:rsid w:val="3DF7BE91"/>
    <w:rsid w:val="3E7F255E"/>
    <w:rsid w:val="3EBE0CEB"/>
    <w:rsid w:val="3F567A44"/>
    <w:rsid w:val="3F6A62B4"/>
    <w:rsid w:val="3F6F95BB"/>
    <w:rsid w:val="3F7828CF"/>
    <w:rsid w:val="3F7DC80A"/>
    <w:rsid w:val="3F7EAFFD"/>
    <w:rsid w:val="3F7F6CC1"/>
    <w:rsid w:val="3F7F6D04"/>
    <w:rsid w:val="3F7F9356"/>
    <w:rsid w:val="3FA5C665"/>
    <w:rsid w:val="3FBF5C3B"/>
    <w:rsid w:val="3FCFA3B6"/>
    <w:rsid w:val="3FE6D350"/>
    <w:rsid w:val="3FEFF534"/>
    <w:rsid w:val="3FF5C9FD"/>
    <w:rsid w:val="3FF7497F"/>
    <w:rsid w:val="3FFD9203"/>
    <w:rsid w:val="3FFF0B98"/>
    <w:rsid w:val="40330901"/>
    <w:rsid w:val="407D3326"/>
    <w:rsid w:val="40B7C511"/>
    <w:rsid w:val="40EA23A6"/>
    <w:rsid w:val="410A78B3"/>
    <w:rsid w:val="41A8482B"/>
    <w:rsid w:val="420006C3"/>
    <w:rsid w:val="44EE724D"/>
    <w:rsid w:val="467A5B38"/>
    <w:rsid w:val="47415E0C"/>
    <w:rsid w:val="47E45738"/>
    <w:rsid w:val="486B8B0E"/>
    <w:rsid w:val="48975D88"/>
    <w:rsid w:val="49BF8625"/>
    <w:rsid w:val="4AF274D1"/>
    <w:rsid w:val="4AFA5D4C"/>
    <w:rsid w:val="4B361938"/>
    <w:rsid w:val="4B4674A5"/>
    <w:rsid w:val="4B7D4624"/>
    <w:rsid w:val="4BB95FA3"/>
    <w:rsid w:val="4BBF9216"/>
    <w:rsid w:val="4C17B22B"/>
    <w:rsid w:val="4C9F1812"/>
    <w:rsid w:val="4DBBF62E"/>
    <w:rsid w:val="4F7EEB32"/>
    <w:rsid w:val="4FAD8FCD"/>
    <w:rsid w:val="4FCE5F50"/>
    <w:rsid w:val="4FFD3F14"/>
    <w:rsid w:val="4FFE875E"/>
    <w:rsid w:val="50571BC4"/>
    <w:rsid w:val="51383FC9"/>
    <w:rsid w:val="517FB429"/>
    <w:rsid w:val="51AF8A32"/>
    <w:rsid w:val="526778EA"/>
    <w:rsid w:val="52B74BA1"/>
    <w:rsid w:val="53A60596"/>
    <w:rsid w:val="53BFD184"/>
    <w:rsid w:val="55342CF9"/>
    <w:rsid w:val="557BACC7"/>
    <w:rsid w:val="55DB863A"/>
    <w:rsid w:val="55E6AFEA"/>
    <w:rsid w:val="55FC6E6B"/>
    <w:rsid w:val="55FF7AEB"/>
    <w:rsid w:val="562BDABB"/>
    <w:rsid w:val="56AB2F3F"/>
    <w:rsid w:val="56E9047B"/>
    <w:rsid w:val="56EF3AD0"/>
    <w:rsid w:val="57D53415"/>
    <w:rsid w:val="57D6CAE0"/>
    <w:rsid w:val="57FF2650"/>
    <w:rsid w:val="58C5C3B7"/>
    <w:rsid w:val="58DB774D"/>
    <w:rsid w:val="59FF7AB2"/>
    <w:rsid w:val="5A736F0A"/>
    <w:rsid w:val="5AF81503"/>
    <w:rsid w:val="5BADF244"/>
    <w:rsid w:val="5BBFBEC7"/>
    <w:rsid w:val="5BFF34A1"/>
    <w:rsid w:val="5D073345"/>
    <w:rsid w:val="5D57DA71"/>
    <w:rsid w:val="5DBF8B3D"/>
    <w:rsid w:val="5E7FBAFC"/>
    <w:rsid w:val="5E9F6751"/>
    <w:rsid w:val="5EF657BC"/>
    <w:rsid w:val="5EFE6BFE"/>
    <w:rsid w:val="5F1E0386"/>
    <w:rsid w:val="5F3E2EB7"/>
    <w:rsid w:val="5F5A80B9"/>
    <w:rsid w:val="5F775108"/>
    <w:rsid w:val="5F9CD99E"/>
    <w:rsid w:val="5FA3250B"/>
    <w:rsid w:val="5FBF91FF"/>
    <w:rsid w:val="5FDE44D2"/>
    <w:rsid w:val="5FDF96E4"/>
    <w:rsid w:val="5FEB7028"/>
    <w:rsid w:val="5FEF28FA"/>
    <w:rsid w:val="5FEF562E"/>
    <w:rsid w:val="5FEFAAA1"/>
    <w:rsid w:val="5FFF6053"/>
    <w:rsid w:val="609B2B15"/>
    <w:rsid w:val="61F53810"/>
    <w:rsid w:val="61FB1A36"/>
    <w:rsid w:val="61FF73DB"/>
    <w:rsid w:val="627C1257"/>
    <w:rsid w:val="62B72874"/>
    <w:rsid w:val="637E1B63"/>
    <w:rsid w:val="63FC5787"/>
    <w:rsid w:val="646A2B1D"/>
    <w:rsid w:val="64FF2121"/>
    <w:rsid w:val="66B893EF"/>
    <w:rsid w:val="66D724A7"/>
    <w:rsid w:val="66FF9869"/>
    <w:rsid w:val="673FC0CD"/>
    <w:rsid w:val="67881595"/>
    <w:rsid w:val="679FB49F"/>
    <w:rsid w:val="67A00ADC"/>
    <w:rsid w:val="67D62C4C"/>
    <w:rsid w:val="67EEDCC2"/>
    <w:rsid w:val="67F5C18E"/>
    <w:rsid w:val="67FF325B"/>
    <w:rsid w:val="6885769C"/>
    <w:rsid w:val="692F7608"/>
    <w:rsid w:val="69DD66F9"/>
    <w:rsid w:val="6AF0EC34"/>
    <w:rsid w:val="6BB91378"/>
    <w:rsid w:val="6BCBFEBD"/>
    <w:rsid w:val="6BFF7716"/>
    <w:rsid w:val="6CFED2A9"/>
    <w:rsid w:val="6DDF27C2"/>
    <w:rsid w:val="6DDF72B6"/>
    <w:rsid w:val="6DEDD521"/>
    <w:rsid w:val="6DFB95ED"/>
    <w:rsid w:val="6DFBF680"/>
    <w:rsid w:val="6DFD1EDC"/>
    <w:rsid w:val="6DFF0126"/>
    <w:rsid w:val="6E3DB547"/>
    <w:rsid w:val="6E4DA240"/>
    <w:rsid w:val="6E794190"/>
    <w:rsid w:val="6EBD5EB2"/>
    <w:rsid w:val="6EBED005"/>
    <w:rsid w:val="6EEBAD00"/>
    <w:rsid w:val="6F185EFD"/>
    <w:rsid w:val="6F3211B0"/>
    <w:rsid w:val="6F6FFDC4"/>
    <w:rsid w:val="6F7F4341"/>
    <w:rsid w:val="6FB3747B"/>
    <w:rsid w:val="6FE1D50D"/>
    <w:rsid w:val="6FE6E6B4"/>
    <w:rsid w:val="6FE95816"/>
    <w:rsid w:val="6FEF227D"/>
    <w:rsid w:val="6FF3E2FF"/>
    <w:rsid w:val="6FF74169"/>
    <w:rsid w:val="6FF74DA0"/>
    <w:rsid w:val="6FF7C6BA"/>
    <w:rsid w:val="6FFB0B2A"/>
    <w:rsid w:val="6FFE6BC7"/>
    <w:rsid w:val="6FFF0751"/>
    <w:rsid w:val="703120E1"/>
    <w:rsid w:val="706FB852"/>
    <w:rsid w:val="721E646B"/>
    <w:rsid w:val="729F0BD3"/>
    <w:rsid w:val="72FF7ACE"/>
    <w:rsid w:val="73BB5E74"/>
    <w:rsid w:val="73D60648"/>
    <w:rsid w:val="73F0188E"/>
    <w:rsid w:val="746F56AF"/>
    <w:rsid w:val="7531770A"/>
    <w:rsid w:val="757C207F"/>
    <w:rsid w:val="757D9C6B"/>
    <w:rsid w:val="7593EAFC"/>
    <w:rsid w:val="75BDC5E5"/>
    <w:rsid w:val="75F5B82E"/>
    <w:rsid w:val="75FF69F9"/>
    <w:rsid w:val="76165A19"/>
    <w:rsid w:val="768A74AF"/>
    <w:rsid w:val="76ABE619"/>
    <w:rsid w:val="76B9C969"/>
    <w:rsid w:val="76BF28B7"/>
    <w:rsid w:val="76FB39F7"/>
    <w:rsid w:val="76FEFCDE"/>
    <w:rsid w:val="76FFAC3E"/>
    <w:rsid w:val="76FFC748"/>
    <w:rsid w:val="777E2931"/>
    <w:rsid w:val="777F9092"/>
    <w:rsid w:val="77BF861D"/>
    <w:rsid w:val="77CA918B"/>
    <w:rsid w:val="77CF5729"/>
    <w:rsid w:val="77E7CEBA"/>
    <w:rsid w:val="77ED80BD"/>
    <w:rsid w:val="77F30514"/>
    <w:rsid w:val="77FA1F7C"/>
    <w:rsid w:val="77FC849F"/>
    <w:rsid w:val="77FD25FD"/>
    <w:rsid w:val="77FFE206"/>
    <w:rsid w:val="77FFEAE8"/>
    <w:rsid w:val="79517A89"/>
    <w:rsid w:val="796007BF"/>
    <w:rsid w:val="797F3928"/>
    <w:rsid w:val="79FF3EF0"/>
    <w:rsid w:val="7A4FA08F"/>
    <w:rsid w:val="7AC974AC"/>
    <w:rsid w:val="7B247691"/>
    <w:rsid w:val="7B730139"/>
    <w:rsid w:val="7BC7626E"/>
    <w:rsid w:val="7BCD7CCC"/>
    <w:rsid w:val="7BF7BB0F"/>
    <w:rsid w:val="7BFB98CF"/>
    <w:rsid w:val="7BFE1365"/>
    <w:rsid w:val="7BFF2E8A"/>
    <w:rsid w:val="7C0FD7D3"/>
    <w:rsid w:val="7CB02748"/>
    <w:rsid w:val="7CFEB8C8"/>
    <w:rsid w:val="7D33D2C8"/>
    <w:rsid w:val="7D47482F"/>
    <w:rsid w:val="7D4A69D9"/>
    <w:rsid w:val="7D7B54C5"/>
    <w:rsid w:val="7DAF4E85"/>
    <w:rsid w:val="7DB38E02"/>
    <w:rsid w:val="7DC354C1"/>
    <w:rsid w:val="7DD741ED"/>
    <w:rsid w:val="7DFF2A32"/>
    <w:rsid w:val="7DFFE047"/>
    <w:rsid w:val="7E6ED341"/>
    <w:rsid w:val="7EBFED51"/>
    <w:rsid w:val="7ED7DC22"/>
    <w:rsid w:val="7EDB764F"/>
    <w:rsid w:val="7EF2B79E"/>
    <w:rsid w:val="7EFB66AB"/>
    <w:rsid w:val="7EFD80A6"/>
    <w:rsid w:val="7F3F8B4B"/>
    <w:rsid w:val="7F504EE8"/>
    <w:rsid w:val="7F5F50A4"/>
    <w:rsid w:val="7F6F9BFB"/>
    <w:rsid w:val="7F735A83"/>
    <w:rsid w:val="7F795D1A"/>
    <w:rsid w:val="7F7B4F6F"/>
    <w:rsid w:val="7F7EDDAB"/>
    <w:rsid w:val="7F7F45A5"/>
    <w:rsid w:val="7F7F47C3"/>
    <w:rsid w:val="7F7F8100"/>
    <w:rsid w:val="7F7FF789"/>
    <w:rsid w:val="7F8F335C"/>
    <w:rsid w:val="7F9D9E30"/>
    <w:rsid w:val="7FA7027C"/>
    <w:rsid w:val="7FA73E11"/>
    <w:rsid w:val="7FAF552A"/>
    <w:rsid w:val="7FBFD402"/>
    <w:rsid w:val="7FC20954"/>
    <w:rsid w:val="7FCE0BF6"/>
    <w:rsid w:val="7FCF6262"/>
    <w:rsid w:val="7FDF003C"/>
    <w:rsid w:val="7FE339EE"/>
    <w:rsid w:val="7FE78CC2"/>
    <w:rsid w:val="7FEB9C7A"/>
    <w:rsid w:val="7FEF71B6"/>
    <w:rsid w:val="7FF503DC"/>
    <w:rsid w:val="7FFCF62A"/>
    <w:rsid w:val="7FFF490A"/>
    <w:rsid w:val="7FFF6BB9"/>
    <w:rsid w:val="7FFFA80D"/>
    <w:rsid w:val="7FFFDD00"/>
    <w:rsid w:val="877F93FC"/>
    <w:rsid w:val="8CEC669C"/>
    <w:rsid w:val="8CFFE866"/>
    <w:rsid w:val="8FFF7872"/>
    <w:rsid w:val="96F3CD9B"/>
    <w:rsid w:val="9757E3E0"/>
    <w:rsid w:val="97735C92"/>
    <w:rsid w:val="97F31B88"/>
    <w:rsid w:val="99F5DDF7"/>
    <w:rsid w:val="9BFFD9EE"/>
    <w:rsid w:val="9D677FAE"/>
    <w:rsid w:val="9E770DD7"/>
    <w:rsid w:val="9EDBEFD9"/>
    <w:rsid w:val="A33F14C5"/>
    <w:rsid w:val="A79FCAED"/>
    <w:rsid w:val="A7FDE654"/>
    <w:rsid w:val="ABAB5D6D"/>
    <w:rsid w:val="ADE7CF5C"/>
    <w:rsid w:val="AF33F92F"/>
    <w:rsid w:val="AFED36DC"/>
    <w:rsid w:val="B0EF2267"/>
    <w:rsid w:val="B1C7995D"/>
    <w:rsid w:val="B1FFF02B"/>
    <w:rsid w:val="B3BF7E25"/>
    <w:rsid w:val="B4D3305E"/>
    <w:rsid w:val="B5F0CC92"/>
    <w:rsid w:val="B5F7D969"/>
    <w:rsid w:val="B6AD1614"/>
    <w:rsid w:val="B6BD1242"/>
    <w:rsid w:val="B75FCA70"/>
    <w:rsid w:val="B7A5EB18"/>
    <w:rsid w:val="B7BBB75E"/>
    <w:rsid w:val="B7F8B7AC"/>
    <w:rsid w:val="B7FD0B7E"/>
    <w:rsid w:val="B93ED908"/>
    <w:rsid w:val="B9F5A768"/>
    <w:rsid w:val="BA7B9EDC"/>
    <w:rsid w:val="BB5F32EE"/>
    <w:rsid w:val="BB9F785B"/>
    <w:rsid w:val="BD3D5048"/>
    <w:rsid w:val="BDAED97D"/>
    <w:rsid w:val="BDDC2FBF"/>
    <w:rsid w:val="BDE752D7"/>
    <w:rsid w:val="BDEB009E"/>
    <w:rsid w:val="BDF6BC3A"/>
    <w:rsid w:val="BDF75B3B"/>
    <w:rsid w:val="BDF7FDF0"/>
    <w:rsid w:val="BDFC4FFA"/>
    <w:rsid w:val="BDFF0892"/>
    <w:rsid w:val="BDFFF946"/>
    <w:rsid w:val="BE7E21D3"/>
    <w:rsid w:val="BEA18BEA"/>
    <w:rsid w:val="BEADDD2D"/>
    <w:rsid w:val="BEEF2F17"/>
    <w:rsid w:val="BEFA75B0"/>
    <w:rsid w:val="BF3AF58F"/>
    <w:rsid w:val="BF4BD28B"/>
    <w:rsid w:val="BF752401"/>
    <w:rsid w:val="BF777B63"/>
    <w:rsid w:val="BF7CDE93"/>
    <w:rsid w:val="BF7CFC6E"/>
    <w:rsid w:val="BF7F55C0"/>
    <w:rsid w:val="BF7FD633"/>
    <w:rsid w:val="BFB60819"/>
    <w:rsid w:val="BFB758F6"/>
    <w:rsid w:val="BFD7238F"/>
    <w:rsid w:val="BFDB0867"/>
    <w:rsid w:val="BFDF120B"/>
    <w:rsid w:val="BFE64CA4"/>
    <w:rsid w:val="BFEAE39E"/>
    <w:rsid w:val="BFF6968F"/>
    <w:rsid w:val="BFFBE54B"/>
    <w:rsid w:val="BFFD9714"/>
    <w:rsid w:val="BFFF793D"/>
    <w:rsid w:val="C7142F49"/>
    <w:rsid w:val="C7CA5D4A"/>
    <w:rsid w:val="C7DF72FF"/>
    <w:rsid w:val="C8FF0CED"/>
    <w:rsid w:val="C9FF12EE"/>
    <w:rsid w:val="CBDF44A0"/>
    <w:rsid w:val="CCB5DAFE"/>
    <w:rsid w:val="CD1B2E11"/>
    <w:rsid w:val="CDAEE8C3"/>
    <w:rsid w:val="CDDB2414"/>
    <w:rsid w:val="CE7D1434"/>
    <w:rsid w:val="CF7D1FC9"/>
    <w:rsid w:val="D3FED643"/>
    <w:rsid w:val="D5FB4322"/>
    <w:rsid w:val="D6FD0498"/>
    <w:rsid w:val="D7ED9720"/>
    <w:rsid w:val="D7F6BF84"/>
    <w:rsid w:val="D8F517F8"/>
    <w:rsid w:val="D9E988BF"/>
    <w:rsid w:val="D9F75605"/>
    <w:rsid w:val="DB7FD415"/>
    <w:rsid w:val="DBF3E15A"/>
    <w:rsid w:val="DBF5481A"/>
    <w:rsid w:val="DC725C6B"/>
    <w:rsid w:val="DC7E89FB"/>
    <w:rsid w:val="DCAF9DC3"/>
    <w:rsid w:val="DCFF5020"/>
    <w:rsid w:val="DD7F5132"/>
    <w:rsid w:val="DDBFFC96"/>
    <w:rsid w:val="DDEF9BF8"/>
    <w:rsid w:val="DE2FB53D"/>
    <w:rsid w:val="DEEF0BC9"/>
    <w:rsid w:val="DEF73EA9"/>
    <w:rsid w:val="DEFB7F6D"/>
    <w:rsid w:val="DEFE61BD"/>
    <w:rsid w:val="DF47414F"/>
    <w:rsid w:val="DF5ABC08"/>
    <w:rsid w:val="DF718A60"/>
    <w:rsid w:val="DFAB215D"/>
    <w:rsid w:val="DFAFB71D"/>
    <w:rsid w:val="DFD7AEDF"/>
    <w:rsid w:val="DFDF8B8C"/>
    <w:rsid w:val="DFEF0A8D"/>
    <w:rsid w:val="DFF77A85"/>
    <w:rsid w:val="DFFF34E8"/>
    <w:rsid w:val="DFFFE8E8"/>
    <w:rsid w:val="E2764AEF"/>
    <w:rsid w:val="E2AF591E"/>
    <w:rsid w:val="E3B65A84"/>
    <w:rsid w:val="E3B754FD"/>
    <w:rsid w:val="E5D73E84"/>
    <w:rsid w:val="E5FD116E"/>
    <w:rsid w:val="E6F7E09F"/>
    <w:rsid w:val="E6FD78BC"/>
    <w:rsid w:val="E75E8482"/>
    <w:rsid w:val="E77A88D3"/>
    <w:rsid w:val="E7B71A5D"/>
    <w:rsid w:val="E7FBB884"/>
    <w:rsid w:val="E7FFDF86"/>
    <w:rsid w:val="EA4F3BD2"/>
    <w:rsid w:val="EA4FCE0C"/>
    <w:rsid w:val="EABD8839"/>
    <w:rsid w:val="EB163DAF"/>
    <w:rsid w:val="EB3D0746"/>
    <w:rsid w:val="EB7EC412"/>
    <w:rsid w:val="EB7FD56F"/>
    <w:rsid w:val="EBBF234E"/>
    <w:rsid w:val="EBDB434E"/>
    <w:rsid w:val="EBEF7368"/>
    <w:rsid w:val="EBF39221"/>
    <w:rsid w:val="EBFF08EB"/>
    <w:rsid w:val="EBFFB2D4"/>
    <w:rsid w:val="ECBBBEC1"/>
    <w:rsid w:val="ECF55A64"/>
    <w:rsid w:val="EDFBBC47"/>
    <w:rsid w:val="EDFD7611"/>
    <w:rsid w:val="EE6B97C7"/>
    <w:rsid w:val="EEEF63EB"/>
    <w:rsid w:val="EEF3BA63"/>
    <w:rsid w:val="EEF7CA08"/>
    <w:rsid w:val="EEFF4C90"/>
    <w:rsid w:val="EF2C9927"/>
    <w:rsid w:val="EF3B49F1"/>
    <w:rsid w:val="EF5E20AB"/>
    <w:rsid w:val="EF676F1F"/>
    <w:rsid w:val="EF6E81F8"/>
    <w:rsid w:val="EF7D2013"/>
    <w:rsid w:val="EFB782E1"/>
    <w:rsid w:val="EFB7C0D5"/>
    <w:rsid w:val="EFDF41C1"/>
    <w:rsid w:val="EFE7C01C"/>
    <w:rsid w:val="EFEA9971"/>
    <w:rsid w:val="EFEFBA3C"/>
    <w:rsid w:val="EFF3451E"/>
    <w:rsid w:val="EFF72563"/>
    <w:rsid w:val="EFFC98B8"/>
    <w:rsid w:val="EFFC9C4E"/>
    <w:rsid w:val="EFFD3218"/>
    <w:rsid w:val="EFFF2DD4"/>
    <w:rsid w:val="EFFFF7BA"/>
    <w:rsid w:val="F1F79DB1"/>
    <w:rsid w:val="F2CFFE85"/>
    <w:rsid w:val="F55314C2"/>
    <w:rsid w:val="F5EFDA5B"/>
    <w:rsid w:val="F64DFC77"/>
    <w:rsid w:val="F6BE080A"/>
    <w:rsid w:val="F6DD3461"/>
    <w:rsid w:val="F6DF79F4"/>
    <w:rsid w:val="F6F6D2A3"/>
    <w:rsid w:val="F73FB0D9"/>
    <w:rsid w:val="F7775031"/>
    <w:rsid w:val="F77D5857"/>
    <w:rsid w:val="F7D6D8B1"/>
    <w:rsid w:val="F7DB57EA"/>
    <w:rsid w:val="F7DC5BFB"/>
    <w:rsid w:val="F7EF4E4A"/>
    <w:rsid w:val="F7EFAE11"/>
    <w:rsid w:val="F7F3E322"/>
    <w:rsid w:val="F7F6896E"/>
    <w:rsid w:val="F7FA03C3"/>
    <w:rsid w:val="F7FE4AFF"/>
    <w:rsid w:val="F7FE9766"/>
    <w:rsid w:val="F97BF030"/>
    <w:rsid w:val="F9E91A9E"/>
    <w:rsid w:val="FA3F31C3"/>
    <w:rsid w:val="FA89338A"/>
    <w:rsid w:val="FADDCFDC"/>
    <w:rsid w:val="FADFBF61"/>
    <w:rsid w:val="FAEE49CF"/>
    <w:rsid w:val="FAF6B43A"/>
    <w:rsid w:val="FAFF43ED"/>
    <w:rsid w:val="FAFFB1FB"/>
    <w:rsid w:val="FB57D656"/>
    <w:rsid w:val="FB65EB2C"/>
    <w:rsid w:val="FBB39ABD"/>
    <w:rsid w:val="FBDF4207"/>
    <w:rsid w:val="FBF7E70F"/>
    <w:rsid w:val="FBFF2258"/>
    <w:rsid w:val="FC1ED399"/>
    <w:rsid w:val="FC7E4540"/>
    <w:rsid w:val="FC8F43B0"/>
    <w:rsid w:val="FC9F6990"/>
    <w:rsid w:val="FCAF07D7"/>
    <w:rsid w:val="FD1D62DE"/>
    <w:rsid w:val="FD3DC38A"/>
    <w:rsid w:val="FD3F4AAC"/>
    <w:rsid w:val="FD57E1B2"/>
    <w:rsid w:val="FD66D4A8"/>
    <w:rsid w:val="FD763D0B"/>
    <w:rsid w:val="FD76FBBB"/>
    <w:rsid w:val="FD7BE2FB"/>
    <w:rsid w:val="FD7EF143"/>
    <w:rsid w:val="FD94AC44"/>
    <w:rsid w:val="FD9E7540"/>
    <w:rsid w:val="FD9FF168"/>
    <w:rsid w:val="FDA55404"/>
    <w:rsid w:val="FDCBF71A"/>
    <w:rsid w:val="FDD9260F"/>
    <w:rsid w:val="FDEE4F66"/>
    <w:rsid w:val="FDFAD04A"/>
    <w:rsid w:val="FDFD4143"/>
    <w:rsid w:val="FDFDB78D"/>
    <w:rsid w:val="FDFF4B16"/>
    <w:rsid w:val="FDFF6638"/>
    <w:rsid w:val="FE4FBC74"/>
    <w:rsid w:val="FE77326D"/>
    <w:rsid w:val="FE7FD01F"/>
    <w:rsid w:val="FEAD636E"/>
    <w:rsid w:val="FEAFA80B"/>
    <w:rsid w:val="FEBDCA17"/>
    <w:rsid w:val="FEBFF4AA"/>
    <w:rsid w:val="FECE5F58"/>
    <w:rsid w:val="FEDDB93B"/>
    <w:rsid w:val="FEF475A4"/>
    <w:rsid w:val="FEF55FBF"/>
    <w:rsid w:val="FEFDA94E"/>
    <w:rsid w:val="FEFF1130"/>
    <w:rsid w:val="FEFF6F89"/>
    <w:rsid w:val="FF176E59"/>
    <w:rsid w:val="FF2FEB7F"/>
    <w:rsid w:val="FF3F62E6"/>
    <w:rsid w:val="FF5D9F04"/>
    <w:rsid w:val="FF5F4114"/>
    <w:rsid w:val="FF6DD35D"/>
    <w:rsid w:val="FF6E3C6A"/>
    <w:rsid w:val="FF75A3F7"/>
    <w:rsid w:val="FF772EA2"/>
    <w:rsid w:val="FF77AA71"/>
    <w:rsid w:val="FF7AD061"/>
    <w:rsid w:val="FF7DBEC2"/>
    <w:rsid w:val="FF7E6BA0"/>
    <w:rsid w:val="FF7F6BF2"/>
    <w:rsid w:val="FF8F5EF4"/>
    <w:rsid w:val="FFAF00B5"/>
    <w:rsid w:val="FFB7F725"/>
    <w:rsid w:val="FFBA7ED5"/>
    <w:rsid w:val="FFBD1B1F"/>
    <w:rsid w:val="FFBD2BED"/>
    <w:rsid w:val="FFCBB048"/>
    <w:rsid w:val="FFDBAE8E"/>
    <w:rsid w:val="FFDBF6A3"/>
    <w:rsid w:val="FFDF7CB7"/>
    <w:rsid w:val="FFDFA6FB"/>
    <w:rsid w:val="FFDFD8F6"/>
    <w:rsid w:val="FFE7F8F2"/>
    <w:rsid w:val="FFEE1A8A"/>
    <w:rsid w:val="FFEF4172"/>
    <w:rsid w:val="FFFB0DC7"/>
    <w:rsid w:val="FFFB4AB4"/>
    <w:rsid w:val="FFFB9CB0"/>
    <w:rsid w:val="FFFBBE46"/>
    <w:rsid w:val="FFFD0F26"/>
    <w:rsid w:val="FFFE21F7"/>
    <w:rsid w:val="FFFE275A"/>
    <w:rsid w:val="FFFE473F"/>
    <w:rsid w:val="FFFF469F"/>
    <w:rsid w:val="FFFF5104"/>
    <w:rsid w:val="FFFF7110"/>
    <w:rsid w:val="FFFFD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61" w:firstLineChars="200"/>
      <w:jc w:val="both"/>
    </w:pPr>
    <w:rPr>
      <w:rFonts w:ascii="Arial" w:hAnsi="Arial" w:eastAsia="Songti SC" w:cstheme="minorBidi"/>
      <w:kern w:val="2"/>
      <w:sz w:val="28"/>
      <w:szCs w:val="24"/>
      <w:lang w:val="en-US" w:eastAsia="zh-CN" w:bidi="ar-SA"/>
    </w:rPr>
  </w:style>
  <w:style w:type="paragraph" w:styleId="4">
    <w:name w:val="heading 1"/>
    <w:basedOn w:val="1"/>
    <w:next w:val="1"/>
    <w:link w:val="22"/>
    <w:qFormat/>
    <w:uiPriority w:val="0"/>
    <w:pPr>
      <w:numPr>
        <w:ilvl w:val="0"/>
        <w:numId w:val="1"/>
      </w:numPr>
      <w:spacing w:before="160" w:beforeAutospacing="0" w:after="160" w:afterAutospacing="0" w:line="360" w:lineRule="auto"/>
      <w:ind w:left="0" w:firstLine="0" w:firstLineChars="0"/>
      <w:jc w:val="left"/>
      <w:outlineLvl w:val="0"/>
    </w:pPr>
    <w:rPr>
      <w:rFonts w:hint="eastAsia" w:ascii="Calibri" w:hAnsi="Calibri" w:cs="宋体"/>
      <w:b/>
      <w:bCs/>
      <w:kern w:val="44"/>
      <w:szCs w:val="48"/>
      <w:lang w:bidi="ar"/>
    </w:rPr>
  </w:style>
  <w:style w:type="paragraph" w:styleId="5">
    <w:name w:val="heading 2"/>
    <w:basedOn w:val="1"/>
    <w:next w:val="1"/>
    <w:unhideWhenUsed/>
    <w:qFormat/>
    <w:uiPriority w:val="0"/>
    <w:pPr>
      <w:numPr>
        <w:ilvl w:val="1"/>
        <w:numId w:val="1"/>
      </w:numPr>
      <w:spacing w:before="160" w:beforeAutospacing="0" w:after="160" w:afterAutospacing="0" w:line="360" w:lineRule="auto"/>
      <w:ind w:left="0" w:firstLine="0" w:firstLineChars="0"/>
      <w:jc w:val="left"/>
      <w:outlineLvl w:val="1"/>
    </w:pPr>
    <w:rPr>
      <w:rFonts w:hint="eastAsia" w:ascii="Calibri" w:hAnsi="Calibri" w:cs="宋体"/>
      <w:b/>
      <w:bCs/>
      <w:kern w:val="0"/>
      <w:szCs w:val="36"/>
      <w:lang w:bidi="ar"/>
    </w:rPr>
  </w:style>
  <w:style w:type="paragraph" w:styleId="6">
    <w:name w:val="heading 3"/>
    <w:basedOn w:val="1"/>
    <w:next w:val="1"/>
    <w:unhideWhenUsed/>
    <w:qFormat/>
    <w:uiPriority w:val="0"/>
    <w:pPr>
      <w:keepNext/>
      <w:keepLines/>
      <w:numPr>
        <w:ilvl w:val="2"/>
        <w:numId w:val="1"/>
      </w:numPr>
      <w:tabs>
        <w:tab w:val="left" w:pos="420"/>
        <w:tab w:val="clear" w:pos="0"/>
      </w:tabs>
      <w:spacing w:before="80" w:beforeLines="0" w:beforeAutospacing="0" w:after="80" w:afterLines="0" w:afterAutospacing="0" w:line="360" w:lineRule="auto"/>
      <w:ind w:left="0" w:firstLine="0" w:firstLineChars="0"/>
      <w:outlineLvl w:val="2"/>
    </w:pPr>
    <w:rPr>
      <w:rFonts w:ascii="Arial" w:hAnsi="Arial"/>
      <w:b/>
    </w:rPr>
  </w:style>
  <w:style w:type="paragraph" w:styleId="7">
    <w:name w:val="heading 4"/>
    <w:basedOn w:val="1"/>
    <w:next w:val="1"/>
    <w:unhideWhenUsed/>
    <w:qFormat/>
    <w:uiPriority w:val="0"/>
    <w:pPr>
      <w:keepNext/>
      <w:keepLines/>
      <w:numPr>
        <w:ilvl w:val="3"/>
        <w:numId w:val="1"/>
      </w:numPr>
      <w:tabs>
        <w:tab w:val="left" w:pos="420"/>
        <w:tab w:val="clear" w:pos="0"/>
      </w:tabs>
      <w:spacing w:before="160" w:beforeLines="0" w:beforeAutospacing="0" w:after="160" w:afterLines="0" w:afterAutospacing="0" w:line="360" w:lineRule="auto"/>
      <w:ind w:left="0" w:firstLine="0" w:firstLineChars="0"/>
      <w:outlineLvl w:val="3"/>
    </w:pPr>
    <w:rPr>
      <w:rFonts w:ascii="Arial" w:hAnsi="Arial"/>
      <w:b/>
    </w:rPr>
  </w:style>
  <w:style w:type="paragraph" w:styleId="8">
    <w:name w:val="heading 5"/>
    <w:basedOn w:val="1"/>
    <w:next w:val="1"/>
    <w:unhideWhenUsed/>
    <w:qFormat/>
    <w:uiPriority w:val="0"/>
    <w:pPr>
      <w:keepNext/>
      <w:keepLines/>
      <w:numPr>
        <w:ilvl w:val="4"/>
        <w:numId w:val="1"/>
      </w:numPr>
      <w:tabs>
        <w:tab w:val="left" w:pos="420"/>
        <w:tab w:val="clear" w:pos="0"/>
      </w:tabs>
      <w:spacing w:before="160" w:beforeLines="0" w:beforeAutospacing="0" w:after="160" w:afterLines="0" w:afterAutospacing="0" w:line="360" w:lineRule="auto"/>
      <w:ind w:left="0" w:firstLine="0" w:firstLineChars="0"/>
      <w:outlineLvl w:val="4"/>
    </w:pPr>
    <w:rPr>
      <w:rFonts w:ascii="Arial" w:hAnsi="Arial"/>
      <w:b/>
    </w:rPr>
  </w:style>
  <w:style w:type="paragraph" w:styleId="9">
    <w:name w:val="heading 6"/>
    <w:basedOn w:val="1"/>
    <w:next w:val="1"/>
    <w:unhideWhenUsed/>
    <w:qFormat/>
    <w:uiPriority w:val="0"/>
    <w:pPr>
      <w:keepNext/>
      <w:keepLines/>
      <w:numPr>
        <w:ilvl w:val="5"/>
        <w:numId w:val="1"/>
      </w:numPr>
      <w:tabs>
        <w:tab w:val="left" w:pos="420"/>
      </w:tabs>
      <w:spacing w:before="160" w:beforeLines="0" w:beforeAutospacing="0" w:after="160" w:afterLines="0" w:afterAutospacing="0" w:line="360" w:lineRule="auto"/>
      <w:ind w:left="0" w:firstLine="0" w:firstLineChars="0"/>
      <w:outlineLvl w:val="5"/>
    </w:pPr>
    <w:rPr>
      <w:rFonts w:ascii="Arial" w:hAnsi="Arial"/>
      <w:b/>
    </w:rPr>
  </w:style>
  <w:style w:type="paragraph" w:styleId="10">
    <w:name w:val="heading 7"/>
    <w:basedOn w:val="1"/>
    <w:next w:val="1"/>
    <w:link w:val="21"/>
    <w:unhideWhenUsed/>
    <w:qFormat/>
    <w:uiPriority w:val="0"/>
    <w:pPr>
      <w:keepNext/>
      <w:keepLines/>
      <w:numPr>
        <w:ilvl w:val="6"/>
        <w:numId w:val="1"/>
      </w:numPr>
      <w:tabs>
        <w:tab w:val="left" w:pos="0"/>
        <w:tab w:val="left" w:pos="420"/>
      </w:tabs>
      <w:spacing w:before="160" w:beforeLines="0" w:beforeAutospacing="0" w:after="160" w:afterLines="0" w:afterAutospacing="0" w:line="360" w:lineRule="auto"/>
      <w:ind w:left="0" w:firstLine="0" w:firstLineChars="0"/>
      <w:outlineLvl w:val="6"/>
    </w:pPr>
    <w:rPr>
      <w:rFonts w:ascii="Arial" w:hAnsi="Arial"/>
      <w:b/>
    </w:rPr>
  </w:style>
  <w:style w:type="paragraph" w:styleId="11">
    <w:name w:val="heading 8"/>
    <w:basedOn w:val="1"/>
    <w:next w:val="1"/>
    <w:unhideWhenUsed/>
    <w:qFormat/>
    <w:uiPriority w:val="0"/>
    <w:pPr>
      <w:keepNext/>
      <w:keepLines/>
      <w:numPr>
        <w:ilvl w:val="7"/>
        <w:numId w:val="2"/>
      </w:numPr>
      <w:spacing w:before="160" w:beforeLines="0" w:beforeAutospacing="0" w:after="160" w:afterLines="0" w:afterAutospacing="0" w:line="360" w:lineRule="auto"/>
      <w:ind w:left="0" w:firstLine="0" w:firstLineChars="0"/>
      <w:outlineLvl w:val="7"/>
    </w:pPr>
    <w:rPr>
      <w:rFonts w:ascii="Arial" w:hAnsi="Arial"/>
      <w:b/>
    </w:rPr>
  </w:style>
  <w:style w:type="paragraph" w:styleId="12">
    <w:name w:val="heading 9"/>
    <w:basedOn w:val="1"/>
    <w:next w:val="1"/>
    <w:unhideWhenUsed/>
    <w:qFormat/>
    <w:uiPriority w:val="0"/>
    <w:pPr>
      <w:keepNext/>
      <w:keepLines/>
      <w:numPr>
        <w:ilvl w:val="8"/>
        <w:numId w:val="1"/>
      </w:numPr>
      <w:tabs>
        <w:tab w:val="left" w:pos="420"/>
        <w:tab w:val="clear" w:pos="0"/>
      </w:tabs>
      <w:spacing w:before="160" w:beforeLines="0" w:beforeAutospacing="0" w:after="160" w:afterLines="0" w:afterAutospacing="0" w:line="360" w:lineRule="auto"/>
      <w:ind w:left="0" w:firstLine="0" w:firstLineChars="0"/>
      <w:outlineLvl w:val="8"/>
    </w:pPr>
    <w:rPr>
      <w:rFonts w:ascii="Arial" w:hAnsi="Arial"/>
      <w:b/>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99"/>
    <w:pPr>
      <w:spacing w:before="100" w:beforeAutospacing="1" w:after="120"/>
      <w:ind w:firstLine="200"/>
    </w:pPr>
    <w:rPr>
      <w:rFonts w:ascii="Calibri" w:hAnsi="Calibri"/>
      <w:szCs w:val="28"/>
    </w:rPr>
  </w:style>
  <w:style w:type="paragraph" w:styleId="3">
    <w:name w:val="Body Text 2"/>
    <w:basedOn w:val="1"/>
    <w:qFormat/>
    <w:uiPriority w:val="0"/>
    <w:rPr>
      <w:sz w:val="24"/>
    </w:rPr>
  </w:style>
  <w:style w:type="paragraph" w:styleId="13">
    <w:name w:val="annotation text"/>
    <w:basedOn w:val="1"/>
    <w:qFormat/>
    <w:uiPriority w:val="0"/>
    <w:pPr>
      <w:jc w:val="left"/>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_表格"/>
    <w:basedOn w:val="1"/>
    <w:qFormat/>
    <w:uiPriority w:val="0"/>
    <w:pPr>
      <w:ind w:firstLine="0" w:firstLineChars="0"/>
    </w:pPr>
    <w:rPr>
      <w:sz w:val="24"/>
    </w:rPr>
  </w:style>
  <w:style w:type="character" w:customStyle="1" w:styleId="18">
    <w:name w:val="font31"/>
    <w:basedOn w:val="16"/>
    <w:qFormat/>
    <w:uiPriority w:val="0"/>
    <w:rPr>
      <w:rFonts w:hint="eastAsia" w:ascii="宋体" w:hAnsi="宋体" w:eastAsia="宋体" w:cs="宋体"/>
      <w:b/>
      <w:bCs/>
      <w:color w:val="FF0000"/>
      <w:sz w:val="21"/>
      <w:szCs w:val="21"/>
      <w:u w:val="none"/>
    </w:rPr>
  </w:style>
  <w:style w:type="paragraph" w:customStyle="1" w:styleId="19">
    <w:name w:val="标题8"/>
    <w:basedOn w:val="10"/>
    <w:qFormat/>
    <w:uiPriority w:val="0"/>
    <w:pPr>
      <w:numPr>
        <w:ilvl w:val="7"/>
        <w:numId w:val="1"/>
      </w:numPr>
      <w:tabs>
        <w:tab w:val="clear" w:pos="0"/>
      </w:tabs>
      <w:ind w:left="0" w:firstLine="0"/>
      <w:outlineLvl w:val="7"/>
    </w:pPr>
    <w:rPr>
      <w:rFonts w:ascii="Times New Roman" w:hAnsi="Times New Roman" w:eastAsia="宋体"/>
    </w:rPr>
  </w:style>
  <w:style w:type="paragraph" w:customStyle="1" w:styleId="20">
    <w:name w:val="____功能需求标号"/>
    <w:qFormat/>
    <w:uiPriority w:val="0"/>
    <w:pPr>
      <w:widowControl w:val="0"/>
      <w:numPr>
        <w:ilvl w:val="0"/>
        <w:numId w:val="3"/>
      </w:numPr>
      <w:spacing w:line="360" w:lineRule="auto"/>
      <w:ind w:firstLine="560" w:firstLineChars="200"/>
      <w:jc w:val="both"/>
    </w:pPr>
    <w:rPr>
      <w:rFonts w:hint="eastAsia" w:ascii="Times New Roman" w:hAnsi="Times New Roman" w:eastAsia="宋体" w:cs="宋体"/>
      <w:kern w:val="2"/>
      <w:sz w:val="28"/>
      <w:szCs w:val="24"/>
      <w:lang w:val="en-US" w:eastAsia="zh-CN" w:bidi="ar"/>
    </w:rPr>
  </w:style>
  <w:style w:type="character" w:customStyle="1" w:styleId="21">
    <w:name w:val="标题 7 Char"/>
    <w:link w:val="10"/>
    <w:qFormat/>
    <w:uiPriority w:val="0"/>
    <w:rPr>
      <w:rFonts w:ascii="Arial" w:hAnsi="Arial"/>
      <w:b/>
    </w:rPr>
  </w:style>
  <w:style w:type="character" w:customStyle="1" w:styleId="22">
    <w:name w:val="标题 1 Char"/>
    <w:link w:val="4"/>
    <w:qFormat/>
    <w:uiPriority w:val="0"/>
    <w:rPr>
      <w:rFonts w:hint="eastAsia" w:ascii="Calibri" w:hAnsi="Calibri" w:cs="宋体"/>
      <w:b/>
      <w:bCs/>
      <w:kern w:val="44"/>
      <w:szCs w:val="48"/>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120</Pages>
  <Words>27125</Words>
  <Characters>27275</Characters>
  <Lines>1</Lines>
  <Paragraphs>1</Paragraphs>
  <TotalTime>168</TotalTime>
  <ScaleCrop>false</ScaleCrop>
  <LinksUpToDate>false</LinksUpToDate>
  <CharactersWithSpaces>27277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2025-12-02T19:25:00Z</dcterms:created>
  <dc:creator>面</dc:creator>
  <cp:lastModifiedBy>JinLi</cp:lastModifiedBy>
  <dcterms:modified xsi:type="dcterms:W3CDTF">2026-02-11T06:33:48Z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25423C62C36F4A17A75AD286AB89C842_13</vt:lpwstr>
  </property>
  <property fmtid="{D5CDD505-2E9C-101B-9397-08002B2CF9AE}" pid="4" name="KSOTemplateDocerSaveRecord">
    <vt:lpwstr>eyJoZGlkIjoiMTM3NjYwOTg5YmMxZjhkN2FmNDlmY2E5YTgyMzM0YzgiLCJ1c2VySWQiOiIxMTU2ODIyNTQ5In0=</vt:lpwstr>
  </property>
</Properties>
</file>